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F49" w:rsidRPr="00B92F49" w:rsidRDefault="00B92F49" w:rsidP="00B92F49">
      <w:pPr>
        <w:spacing w:line="360" w:lineRule="auto"/>
        <w:jc w:val="center"/>
        <w:rPr>
          <w:w w:val="105"/>
          <w:szCs w:val="22"/>
          <w:lang w:eastAsia="en-US"/>
        </w:rPr>
      </w:pPr>
      <w:r w:rsidRPr="00B92F49">
        <w:rPr>
          <w:w w:val="105"/>
          <w:szCs w:val="22"/>
          <w:lang w:eastAsia="en-US"/>
        </w:rPr>
        <w:t>ФЕДЕРАЛЬНОЕ ГОСУДАРСТВЕННОЕ АВТОНОМНОЕ ОБРАЗОВАТЕЛЬНОЕ УЧРЕЖДЕНИЕ</w:t>
      </w:r>
    </w:p>
    <w:p w:rsidR="00B92F49" w:rsidRPr="00B92F49" w:rsidRDefault="00B92F49" w:rsidP="00B92F49">
      <w:pPr>
        <w:spacing w:line="360" w:lineRule="auto"/>
        <w:jc w:val="center"/>
        <w:rPr>
          <w:w w:val="105"/>
          <w:szCs w:val="22"/>
          <w:lang w:eastAsia="en-US"/>
        </w:rPr>
      </w:pPr>
      <w:r w:rsidRPr="00B92F49">
        <w:rPr>
          <w:w w:val="105"/>
          <w:szCs w:val="22"/>
          <w:lang w:eastAsia="en-US"/>
        </w:rPr>
        <w:t>ВЫСШЕГО ОБРАЗОВАНИЯ</w:t>
      </w:r>
    </w:p>
    <w:p w:rsidR="00B92F49" w:rsidRPr="00B92F49" w:rsidRDefault="00B92F49" w:rsidP="00B92F49">
      <w:pPr>
        <w:spacing w:line="360" w:lineRule="auto"/>
        <w:jc w:val="center"/>
        <w:rPr>
          <w:w w:val="105"/>
          <w:szCs w:val="22"/>
          <w:lang w:eastAsia="en-US"/>
        </w:rPr>
      </w:pPr>
      <w:r w:rsidRPr="00B92F49">
        <w:rPr>
          <w:w w:val="105"/>
          <w:szCs w:val="22"/>
          <w:lang w:eastAsia="en-US"/>
        </w:rPr>
        <w:t>НАЦИОНАЛЬНЫЙ ИССЛЕДОВАТЕЛЬСКИЙ УНИВЕРСИТЕТ</w:t>
      </w:r>
    </w:p>
    <w:p w:rsidR="00B92F49" w:rsidRPr="00B92F49" w:rsidRDefault="00B92F49" w:rsidP="00B92F49">
      <w:pPr>
        <w:spacing w:line="360" w:lineRule="auto"/>
        <w:jc w:val="center"/>
        <w:rPr>
          <w:w w:val="105"/>
          <w:szCs w:val="22"/>
          <w:lang w:eastAsia="en-US"/>
        </w:rPr>
      </w:pPr>
      <w:r w:rsidRPr="00B92F49">
        <w:rPr>
          <w:w w:val="105"/>
          <w:szCs w:val="22"/>
          <w:lang w:eastAsia="en-US"/>
        </w:rPr>
        <w:t>«ВЫСШАЯ ШКОЛА ЭКОНОМИКИ»</w:t>
      </w:r>
    </w:p>
    <w:p w:rsidR="00B92F49" w:rsidRPr="00B92F49" w:rsidRDefault="00B92F49" w:rsidP="00B92F49">
      <w:pPr>
        <w:spacing w:line="360" w:lineRule="auto"/>
        <w:jc w:val="center"/>
        <w:rPr>
          <w:w w:val="105"/>
          <w:szCs w:val="22"/>
          <w:lang w:eastAsia="en-US"/>
        </w:rPr>
      </w:pPr>
      <w:r w:rsidRPr="00B92F49">
        <w:rPr>
          <w:w w:val="105"/>
          <w:szCs w:val="22"/>
          <w:lang w:eastAsia="en-US"/>
        </w:rPr>
        <w:t>ФАКУЛЬТЕТ КОМПЬЮТЕРНЫХ НАУК</w:t>
      </w:r>
    </w:p>
    <w:p w:rsidR="00B92F49" w:rsidRDefault="00B92F49" w:rsidP="00B92F49">
      <w:pPr>
        <w:spacing w:line="360" w:lineRule="auto"/>
        <w:jc w:val="center"/>
        <w:rPr>
          <w:w w:val="105"/>
          <w:szCs w:val="22"/>
          <w:lang w:eastAsia="en-US"/>
        </w:rPr>
      </w:pPr>
      <w:r w:rsidRPr="00B92F49">
        <w:rPr>
          <w:w w:val="105"/>
          <w:szCs w:val="22"/>
          <w:lang w:eastAsia="en-US"/>
        </w:rPr>
        <w:t>Дунаев Даниил Вячеславович</w:t>
      </w:r>
    </w:p>
    <w:p w:rsidR="00B92F49" w:rsidRPr="00B92F49" w:rsidRDefault="00B92F49" w:rsidP="00B92F49">
      <w:pPr>
        <w:spacing w:line="360" w:lineRule="auto"/>
        <w:jc w:val="center"/>
        <w:rPr>
          <w:w w:val="105"/>
          <w:szCs w:val="22"/>
          <w:lang w:eastAsia="en-US"/>
        </w:rPr>
      </w:pPr>
      <w:r w:rsidRPr="00B92F49">
        <w:rPr>
          <w:w w:val="105"/>
          <w:szCs w:val="22"/>
          <w:lang w:eastAsia="en-US"/>
        </w:rPr>
        <w:t>МАГИСТЕРСКАЯ ДИССЕРТАЦИЯ</w:t>
      </w:r>
    </w:p>
    <w:p w:rsidR="00B92F49" w:rsidRPr="00751C93" w:rsidRDefault="00B92F49" w:rsidP="00B92F49">
      <w:pPr>
        <w:spacing w:line="360" w:lineRule="auto"/>
        <w:jc w:val="center"/>
        <w:rPr>
          <w:sz w:val="34"/>
          <w:szCs w:val="34"/>
        </w:rPr>
      </w:pPr>
      <w:r w:rsidRPr="00751C93">
        <w:rPr>
          <w:sz w:val="34"/>
          <w:szCs w:val="34"/>
        </w:rPr>
        <w:t>Ценности и личностные приоритеты граждан Европы:</w:t>
      </w:r>
    </w:p>
    <w:p w:rsidR="00B92F49" w:rsidRPr="00751C93" w:rsidRDefault="00B92F49" w:rsidP="00B92F49">
      <w:pPr>
        <w:spacing w:line="360" w:lineRule="auto"/>
        <w:jc w:val="center"/>
        <w:rPr>
          <w:sz w:val="34"/>
          <w:szCs w:val="34"/>
        </w:rPr>
      </w:pPr>
      <w:r w:rsidRPr="00751C93">
        <w:rPr>
          <w:sz w:val="34"/>
          <w:szCs w:val="34"/>
        </w:rPr>
        <w:t>кросс-национальный анализ структуры базовых ценностей на данных ESS</w:t>
      </w:r>
    </w:p>
    <w:p w:rsidR="00B92F49" w:rsidRPr="00B92F49" w:rsidRDefault="00B92F49" w:rsidP="00B92F49">
      <w:pPr>
        <w:widowControl w:val="0"/>
        <w:autoSpaceDE w:val="0"/>
        <w:autoSpaceDN w:val="0"/>
        <w:spacing w:before="333"/>
        <w:rPr>
          <w:sz w:val="34"/>
          <w:szCs w:val="28"/>
          <w:lang w:eastAsia="en-US"/>
        </w:rPr>
      </w:pPr>
    </w:p>
    <w:p w:rsidR="00B92F49" w:rsidRPr="00B92F49" w:rsidRDefault="00B92F49" w:rsidP="00751C93">
      <w:pPr>
        <w:widowControl w:val="0"/>
        <w:autoSpaceDE w:val="0"/>
        <w:autoSpaceDN w:val="0"/>
        <w:jc w:val="center"/>
        <w:rPr>
          <w:sz w:val="34"/>
          <w:szCs w:val="22"/>
          <w:lang w:val="en-US" w:eastAsia="en-US"/>
        </w:rPr>
      </w:pPr>
      <w:r w:rsidRPr="00B92F49">
        <w:rPr>
          <w:sz w:val="34"/>
          <w:szCs w:val="22"/>
          <w:lang w:val="en-US" w:eastAsia="en-US"/>
        </w:rPr>
        <w:t>Values ​​and personal priorities of European citizens:</w:t>
      </w:r>
    </w:p>
    <w:p w:rsidR="00B92F49" w:rsidRPr="00B92F49" w:rsidRDefault="00B92F49" w:rsidP="00B92F49">
      <w:pPr>
        <w:widowControl w:val="0"/>
        <w:autoSpaceDE w:val="0"/>
        <w:autoSpaceDN w:val="0"/>
        <w:jc w:val="center"/>
        <w:rPr>
          <w:sz w:val="34"/>
          <w:szCs w:val="28"/>
          <w:lang w:val="en-US" w:eastAsia="en-US"/>
        </w:rPr>
      </w:pPr>
      <w:r w:rsidRPr="00B92F49">
        <w:rPr>
          <w:sz w:val="34"/>
          <w:szCs w:val="22"/>
          <w:lang w:val="en-US" w:eastAsia="en-US"/>
        </w:rPr>
        <w:t>cross-national analysis of the structure of basic values ​​using ESS data</w:t>
      </w:r>
    </w:p>
    <w:p w:rsidR="00B92F49" w:rsidRDefault="00B92F49" w:rsidP="00B92F49">
      <w:pPr>
        <w:spacing w:line="302" w:lineRule="auto"/>
        <w:ind w:left="926" w:right="1437"/>
        <w:jc w:val="center"/>
        <w:rPr>
          <w:w w:val="105"/>
        </w:rPr>
      </w:pPr>
      <w:r>
        <w:rPr>
          <w:w w:val="105"/>
        </w:rPr>
        <w:t>по направлению подготовки</w:t>
      </w:r>
    </w:p>
    <w:p w:rsidR="00B92F49" w:rsidRDefault="00B92F49" w:rsidP="00B92F49">
      <w:pPr>
        <w:spacing w:line="302" w:lineRule="auto"/>
        <w:ind w:left="926" w:right="1437"/>
        <w:jc w:val="center"/>
        <w:rPr>
          <w:w w:val="105"/>
        </w:rPr>
      </w:pPr>
      <w:r>
        <w:rPr>
          <w:w w:val="105"/>
        </w:rPr>
        <w:t xml:space="preserve"> 01.04.02 Прикладная математика и информатика образовательная программа </w:t>
      </w:r>
    </w:p>
    <w:p w:rsidR="00B92F49" w:rsidRDefault="00B92F49" w:rsidP="00B92F49">
      <w:pPr>
        <w:spacing w:line="302" w:lineRule="auto"/>
        <w:ind w:left="926" w:right="1437"/>
        <w:jc w:val="center"/>
      </w:pPr>
      <w:r>
        <w:rPr>
          <w:w w:val="105"/>
        </w:rPr>
        <w:t>«Аналитика больших данных»</w:t>
      </w:r>
    </w:p>
    <w:p w:rsidR="00B92F49" w:rsidRPr="00B92F49" w:rsidRDefault="00B92F49" w:rsidP="00B92F49">
      <w:pPr>
        <w:widowControl w:val="0"/>
        <w:autoSpaceDE w:val="0"/>
        <w:autoSpaceDN w:val="0"/>
        <w:rPr>
          <w:szCs w:val="28"/>
          <w:lang w:eastAsia="en-US"/>
        </w:rPr>
      </w:pPr>
    </w:p>
    <w:p w:rsidR="00B92F49" w:rsidRPr="00B92F49" w:rsidRDefault="00B92F49" w:rsidP="00B92F49">
      <w:pPr>
        <w:widowControl w:val="0"/>
        <w:autoSpaceDE w:val="0"/>
        <w:autoSpaceDN w:val="0"/>
        <w:rPr>
          <w:szCs w:val="28"/>
          <w:lang w:eastAsia="en-US"/>
        </w:rPr>
      </w:pPr>
    </w:p>
    <w:p w:rsidR="00B92F49" w:rsidRPr="00B92F49" w:rsidRDefault="00B92F49" w:rsidP="00B92F49">
      <w:pPr>
        <w:widowControl w:val="0"/>
        <w:autoSpaceDE w:val="0"/>
        <w:autoSpaceDN w:val="0"/>
        <w:spacing w:before="187"/>
        <w:rPr>
          <w:szCs w:val="28"/>
          <w:lang w:eastAsia="en-US"/>
        </w:rPr>
      </w:pPr>
    </w:p>
    <w:p w:rsidR="00B92F49" w:rsidRPr="00B92F49" w:rsidRDefault="00B92F49" w:rsidP="00B92F49">
      <w:pPr>
        <w:widowControl w:val="0"/>
        <w:autoSpaceDE w:val="0"/>
        <w:autoSpaceDN w:val="0"/>
        <w:ind w:left="53"/>
        <w:rPr>
          <w:szCs w:val="22"/>
          <w:lang w:eastAsia="en-US"/>
        </w:rPr>
      </w:pPr>
      <w:r w:rsidRPr="00B92F49">
        <w:rPr>
          <w:spacing w:val="-2"/>
          <w:w w:val="105"/>
          <w:szCs w:val="22"/>
          <w:lang w:eastAsia="en-US"/>
        </w:rPr>
        <w:t>Студент</w:t>
      </w:r>
    </w:p>
    <w:p w:rsidR="00B92F49" w:rsidRPr="00B92F49" w:rsidRDefault="00B92F49" w:rsidP="00B92F49">
      <w:pPr>
        <w:widowControl w:val="0"/>
        <w:autoSpaceDE w:val="0"/>
        <w:autoSpaceDN w:val="0"/>
        <w:rPr>
          <w:sz w:val="20"/>
          <w:szCs w:val="28"/>
          <w:lang w:eastAsia="en-US"/>
        </w:rPr>
      </w:pPr>
    </w:p>
    <w:p w:rsidR="00B92F49" w:rsidRPr="00B92F49" w:rsidRDefault="00B92F49" w:rsidP="00B92F49">
      <w:pPr>
        <w:widowControl w:val="0"/>
        <w:autoSpaceDE w:val="0"/>
        <w:autoSpaceDN w:val="0"/>
        <w:spacing w:before="42"/>
        <w:rPr>
          <w:sz w:val="20"/>
          <w:szCs w:val="28"/>
          <w:lang w:eastAsia="en-US"/>
        </w:rPr>
      </w:pPr>
      <w:r w:rsidRPr="00B92F49">
        <w:rPr>
          <w:noProof/>
          <w:sz w:val="20"/>
          <w:szCs w:val="28"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E0708F2" wp14:editId="3EEEE5FC">
                <wp:simplePos x="0" y="0"/>
                <wp:positionH relativeFrom="page">
                  <wp:posOffset>720001</wp:posOffset>
                </wp:positionH>
                <wp:positionV relativeFrom="paragraph">
                  <wp:posOffset>188551</wp:posOffset>
                </wp:positionV>
                <wp:extent cx="14401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537AD" id="Graphic 1" o:spid="_x0000_s1026" style="position:absolute;margin-left:56.7pt;margin-top:14.85pt;width:113.4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01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" path="m,l144000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B92F49" w:rsidRPr="00B92F49" w:rsidRDefault="00B92F49" w:rsidP="00B92F49">
      <w:pPr>
        <w:widowControl w:val="0"/>
        <w:autoSpaceDE w:val="0"/>
        <w:autoSpaceDN w:val="0"/>
        <w:spacing w:before="124"/>
        <w:ind w:left="53"/>
        <w:rPr>
          <w:szCs w:val="22"/>
          <w:lang w:eastAsia="en-US"/>
        </w:rPr>
      </w:pPr>
      <w:r>
        <w:rPr>
          <w:w w:val="105"/>
          <w:szCs w:val="22"/>
          <w:lang w:eastAsia="en-US"/>
        </w:rPr>
        <w:t>Д</w:t>
      </w:r>
      <w:r w:rsidRPr="00B92F49">
        <w:rPr>
          <w:w w:val="105"/>
          <w:szCs w:val="22"/>
          <w:lang w:eastAsia="en-US"/>
        </w:rPr>
        <w:t>.</w:t>
      </w:r>
      <w:r w:rsidRPr="00B92F49">
        <w:rPr>
          <w:spacing w:val="13"/>
          <w:w w:val="105"/>
          <w:szCs w:val="22"/>
          <w:lang w:eastAsia="en-US"/>
        </w:rPr>
        <w:t xml:space="preserve"> </w:t>
      </w:r>
      <w:r>
        <w:rPr>
          <w:w w:val="105"/>
          <w:szCs w:val="22"/>
          <w:lang w:eastAsia="en-US"/>
        </w:rPr>
        <w:t>В</w:t>
      </w:r>
      <w:r w:rsidRPr="00B92F49">
        <w:rPr>
          <w:w w:val="105"/>
          <w:szCs w:val="22"/>
          <w:lang w:eastAsia="en-US"/>
        </w:rPr>
        <w:t>.</w:t>
      </w:r>
      <w:r w:rsidRPr="00B92F49">
        <w:rPr>
          <w:spacing w:val="14"/>
          <w:w w:val="105"/>
          <w:szCs w:val="22"/>
          <w:lang w:eastAsia="en-US"/>
        </w:rPr>
        <w:t xml:space="preserve"> </w:t>
      </w:r>
      <w:r>
        <w:rPr>
          <w:spacing w:val="-2"/>
          <w:w w:val="105"/>
          <w:szCs w:val="22"/>
          <w:lang w:eastAsia="en-US"/>
        </w:rPr>
        <w:t>Дунаев</w:t>
      </w:r>
    </w:p>
    <w:p w:rsidR="00B92F49" w:rsidRPr="00B92F49" w:rsidRDefault="00B92F49" w:rsidP="00B92F49">
      <w:pPr>
        <w:widowControl w:val="0"/>
        <w:autoSpaceDE w:val="0"/>
        <w:autoSpaceDN w:val="0"/>
        <w:spacing w:before="116"/>
        <w:rPr>
          <w:szCs w:val="28"/>
          <w:lang w:eastAsia="en-US"/>
        </w:rPr>
      </w:pPr>
    </w:p>
    <w:p w:rsidR="00B92F49" w:rsidRPr="00B92F49" w:rsidRDefault="000B5B79" w:rsidP="00B92F49">
      <w:pPr>
        <w:widowControl w:val="0"/>
        <w:autoSpaceDE w:val="0"/>
        <w:autoSpaceDN w:val="0"/>
        <w:jc w:val="right"/>
        <w:rPr>
          <w:w w:val="105"/>
          <w:szCs w:val="22"/>
          <w:lang w:eastAsia="en-US"/>
        </w:rPr>
      </w:pPr>
      <w:r>
        <w:rPr>
          <w:w w:val="105"/>
          <w:szCs w:val="22"/>
          <w:lang w:eastAsia="en-US"/>
        </w:rPr>
        <w:t>Старший преподаватель</w:t>
      </w:r>
    </w:p>
    <w:p w:rsidR="00B92F49" w:rsidRPr="00B92F49" w:rsidRDefault="00B92F49" w:rsidP="00B92F49">
      <w:pPr>
        <w:widowControl w:val="0"/>
        <w:autoSpaceDE w:val="0"/>
        <w:autoSpaceDN w:val="0"/>
        <w:jc w:val="right"/>
        <w:rPr>
          <w:sz w:val="20"/>
          <w:szCs w:val="28"/>
          <w:lang w:eastAsia="en-US"/>
        </w:rPr>
      </w:pPr>
      <w:r>
        <w:rPr>
          <w:w w:val="105"/>
          <w:szCs w:val="22"/>
          <w:lang w:eastAsia="en-US"/>
        </w:rPr>
        <w:t>Доцент ФНК НИУ ВШЭ</w:t>
      </w:r>
    </w:p>
    <w:p w:rsidR="00B92F49" w:rsidRPr="00B92F49" w:rsidRDefault="00B92F49" w:rsidP="00B92F49">
      <w:pPr>
        <w:widowControl w:val="0"/>
        <w:autoSpaceDE w:val="0"/>
        <w:autoSpaceDN w:val="0"/>
        <w:spacing w:before="42"/>
        <w:jc w:val="right"/>
        <w:rPr>
          <w:sz w:val="20"/>
          <w:szCs w:val="28"/>
          <w:lang w:eastAsia="en-US"/>
        </w:rPr>
      </w:pPr>
      <w:r w:rsidRPr="00B92F49">
        <w:rPr>
          <w:noProof/>
          <w:sz w:val="20"/>
          <w:szCs w:val="28"/>
          <w:lang w:eastAsia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DF9C59E" wp14:editId="221F2CC5">
                <wp:simplePos x="0" y="0"/>
                <wp:positionH relativeFrom="page">
                  <wp:posOffset>5972403</wp:posOffset>
                </wp:positionH>
                <wp:positionV relativeFrom="paragraph">
                  <wp:posOffset>188451</wp:posOffset>
                </wp:positionV>
                <wp:extent cx="14401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FF9D3" id="Graphic 2" o:spid="_x0000_s1026" style="position:absolute;margin-left:470.25pt;margin-top:14.85pt;width:113.4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01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" path="m,l144000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B92F49" w:rsidRPr="00B92F49" w:rsidRDefault="00B92F49" w:rsidP="00B92F49">
      <w:pPr>
        <w:widowControl w:val="0"/>
        <w:autoSpaceDE w:val="0"/>
        <w:autoSpaceDN w:val="0"/>
        <w:jc w:val="right"/>
        <w:rPr>
          <w:szCs w:val="28"/>
          <w:lang w:eastAsia="en-US"/>
        </w:rPr>
      </w:pPr>
      <w:r>
        <w:rPr>
          <w:w w:val="105"/>
          <w:szCs w:val="22"/>
          <w:lang w:eastAsia="en-US"/>
        </w:rPr>
        <w:t>А.А. Паршина</w:t>
      </w:r>
    </w:p>
    <w:p w:rsidR="00B92F49" w:rsidRDefault="00B92F49" w:rsidP="00B92F49">
      <w:pPr>
        <w:widowControl w:val="0"/>
        <w:autoSpaceDE w:val="0"/>
        <w:autoSpaceDN w:val="0"/>
        <w:spacing w:before="215"/>
        <w:rPr>
          <w:szCs w:val="28"/>
          <w:lang w:eastAsia="en-US"/>
        </w:rPr>
      </w:pPr>
    </w:p>
    <w:p w:rsidR="00B92F49" w:rsidRDefault="00B92F49" w:rsidP="00B92F49">
      <w:pPr>
        <w:widowControl w:val="0"/>
        <w:autoSpaceDE w:val="0"/>
        <w:autoSpaceDN w:val="0"/>
        <w:spacing w:before="215"/>
        <w:rPr>
          <w:szCs w:val="28"/>
          <w:lang w:eastAsia="en-US"/>
        </w:rPr>
      </w:pPr>
    </w:p>
    <w:p w:rsidR="00B92F49" w:rsidRDefault="00B92F49" w:rsidP="00B92F49">
      <w:pPr>
        <w:widowControl w:val="0"/>
        <w:autoSpaceDE w:val="0"/>
        <w:autoSpaceDN w:val="0"/>
        <w:spacing w:before="215"/>
        <w:rPr>
          <w:szCs w:val="28"/>
          <w:lang w:eastAsia="en-US"/>
        </w:rPr>
      </w:pPr>
    </w:p>
    <w:p w:rsidR="00B92F49" w:rsidRPr="00B92F49" w:rsidRDefault="00B92F49" w:rsidP="00B92F49">
      <w:pPr>
        <w:widowControl w:val="0"/>
        <w:autoSpaceDE w:val="0"/>
        <w:autoSpaceDN w:val="0"/>
        <w:spacing w:before="215"/>
        <w:rPr>
          <w:szCs w:val="28"/>
          <w:lang w:eastAsia="en-US"/>
        </w:rPr>
      </w:pPr>
    </w:p>
    <w:p w:rsidR="00B92F49" w:rsidRPr="00B92F49" w:rsidRDefault="00B92F49" w:rsidP="00B92F49">
      <w:pPr>
        <w:widowControl w:val="0"/>
        <w:autoSpaceDE w:val="0"/>
        <w:autoSpaceDN w:val="0"/>
        <w:ind w:left="121" w:right="631"/>
        <w:jc w:val="center"/>
        <w:rPr>
          <w:szCs w:val="22"/>
          <w:lang w:eastAsia="en-US"/>
        </w:rPr>
      </w:pPr>
      <w:r w:rsidRPr="00B92F49">
        <w:rPr>
          <w:szCs w:val="22"/>
          <w:lang w:eastAsia="en-US"/>
        </w:rPr>
        <w:t>Москва</w:t>
      </w:r>
      <w:r w:rsidRPr="00B92F49">
        <w:rPr>
          <w:spacing w:val="33"/>
          <w:szCs w:val="22"/>
          <w:lang w:eastAsia="en-US"/>
        </w:rPr>
        <w:t xml:space="preserve"> </w:t>
      </w:r>
      <w:r w:rsidRPr="00B92F49">
        <w:rPr>
          <w:spacing w:val="-4"/>
          <w:szCs w:val="22"/>
          <w:lang w:eastAsia="en-US"/>
        </w:rPr>
        <w:t>202</w:t>
      </w:r>
      <w:r>
        <w:rPr>
          <w:spacing w:val="-4"/>
          <w:szCs w:val="22"/>
          <w:lang w:eastAsia="en-US"/>
        </w:rPr>
        <w:t>6</w:t>
      </w:r>
    </w:p>
    <w:p w:rsidR="00B92F49" w:rsidRDefault="00B92F49">
      <w:pPr>
        <w:spacing w:line="360" w:lineRule="auto"/>
        <w:jc w:val="center"/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0281765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92F49" w:rsidRPr="00B92F49" w:rsidRDefault="00B92F49" w:rsidP="00B92F49">
          <w:pPr>
            <w:pStyle w:val="ad"/>
            <w:rPr>
              <w:rFonts w:ascii="Times New Roman" w:hAnsi="Times New Roman" w:cs="Times New Roman"/>
              <w:b/>
              <w:bCs/>
              <w:color w:val="auto"/>
            </w:rPr>
          </w:pPr>
          <w:r w:rsidRPr="00B92F49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:rsidR="00BD6B2B" w:rsidRDefault="00B92F49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8709347" w:history="1">
            <w:r w:rsidR="00BD6B2B" w:rsidRPr="00627822">
              <w:rPr>
                <w:rStyle w:val="a5"/>
                <w:noProof/>
              </w:rPr>
              <w:t>1. Введение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_Toc228709347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4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48" w:history="1">
            <w:r w:rsidR="00BD6B2B" w:rsidRPr="00627822">
              <w:rPr>
                <w:rStyle w:val="a5"/>
                <w:noProof/>
              </w:rPr>
              <w:t>1.1. Цель и задачи.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_Toc228709348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4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49" w:history="1">
            <w:r w:rsidR="00BD6B2B" w:rsidRPr="00627822">
              <w:rPr>
                <w:rStyle w:val="a5"/>
                <w:noProof/>
              </w:rPr>
              <w:t>1.2. Исследовательские вопросы.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_Toc228709349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5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50" w:history="1">
            <w:r w:rsidR="00BD6B2B" w:rsidRPr="00627822">
              <w:rPr>
                <w:rStyle w:val="a5"/>
                <w:noProof/>
              </w:rPr>
              <w:t>1.3. Гипотезы, проверяемые в рамках работы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_Toc228709350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6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709351" w:history="1">
            <w:r w:rsidR="00BD6B2B" w:rsidRPr="00627822">
              <w:rPr>
                <w:rStyle w:val="a5"/>
                <w:noProof/>
              </w:rPr>
              <w:t>2. Анализ литературы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_Toc228709351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7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52" w:history="1">
            <w:r w:rsidR="00BD6B2B" w:rsidRPr="00627822">
              <w:rPr>
                <w:rStyle w:val="a5"/>
                <w:noProof/>
              </w:rPr>
              <w:t>2.1. Базовые ценности по модели Ш. Шварца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_Toc228709352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7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53" w:history="1">
            <w:r w:rsidR="00BD6B2B" w:rsidRPr="00627822">
              <w:rPr>
                <w:rStyle w:val="a5"/>
                <w:noProof/>
              </w:rPr>
              <w:t>2.2. Генерализованное социальное доверие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_Toc228709353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8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54" w:history="1">
            <w:r w:rsidR="00BD6B2B" w:rsidRPr="00627822">
              <w:rPr>
                <w:rStyle w:val="a5"/>
                <w:noProof/>
              </w:rPr>
              <w:t>2.3. Теоретическая связь ценностей и доверия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_Toc228709354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9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55" w:history="1">
            <w:r w:rsidR="00BD6B2B" w:rsidRPr="00627822">
              <w:rPr>
                <w:rStyle w:val="a5"/>
                <w:noProof/>
              </w:rPr>
              <w:t>2.4. Многоуровневый подход к иерархическим данным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_Toc228709355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9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56" w:history="1">
            <w:r w:rsidR="00BD6B2B" w:rsidRPr="00627822">
              <w:rPr>
                <w:rStyle w:val="a5"/>
                <w:noProof/>
              </w:rPr>
              <w:t>2.5. Страновые факторы социального доверия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_Toc228709356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10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57" w:history="1">
            <w:r w:rsidR="00BD6B2B" w:rsidRPr="00627822">
              <w:rPr>
                <w:rStyle w:val="a5"/>
                <w:noProof/>
              </w:rPr>
              <w:t>2.6. Машинное обучение как альтернативный методологический подход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_Toc228709357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11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left" w:pos="12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58" w:history="1">
            <w:r w:rsidR="00BD6B2B" w:rsidRPr="00627822">
              <w:rPr>
                <w:rStyle w:val="a5"/>
                <w:noProof/>
              </w:rPr>
              <w:t>2.7.1.</w:t>
            </w:r>
            <w:r w:rsidR="00BD6B2B"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D6B2B" w:rsidRPr="00627822">
              <w:rPr>
                <w:rStyle w:val="a5"/>
                <w:noProof/>
              </w:rPr>
              <w:t>Ценностные переменные.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_Toc228709358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12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left" w:pos="12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59" w:history="1">
            <w:r w:rsidR="00BD6B2B" w:rsidRPr="00627822">
              <w:rPr>
                <w:rStyle w:val="a5"/>
                <w:noProof/>
              </w:rPr>
              <w:t>2.7.2.</w:t>
            </w:r>
            <w:r w:rsidR="00BD6B2B"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D6B2B" w:rsidRPr="00627822">
              <w:rPr>
                <w:rStyle w:val="a5"/>
                <w:noProof/>
              </w:rPr>
              <w:t>Переменные медиапотребления.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_Toc228709359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12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left" w:pos="12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60" w:history="1">
            <w:r w:rsidR="00BD6B2B" w:rsidRPr="00627822">
              <w:rPr>
                <w:rStyle w:val="a5"/>
                <w:noProof/>
              </w:rPr>
              <w:t>2.7.3.</w:t>
            </w:r>
            <w:r w:rsidR="00BD6B2B"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D6B2B" w:rsidRPr="00627822">
              <w:rPr>
                <w:rStyle w:val="a5"/>
                <w:noProof/>
              </w:rPr>
              <w:t>Страновые переменные.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_Toc228709360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12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left" w:pos="12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61" w:history="1">
            <w:r w:rsidR="00BD6B2B" w:rsidRPr="00627822">
              <w:rPr>
                <w:rStyle w:val="a5"/>
                <w:noProof/>
              </w:rPr>
              <w:t>2.7.4.</w:t>
            </w:r>
            <w:r w:rsidR="00BD6B2B"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D6B2B" w:rsidRPr="00627822">
              <w:rPr>
                <w:rStyle w:val="a5"/>
                <w:noProof/>
              </w:rPr>
              <w:t>Исключенные переменные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_Toc228709361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13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709362" w:history="1">
            <w:r w:rsidR="00BD6B2B" w:rsidRPr="00627822">
              <w:rPr>
                <w:rStyle w:val="a5"/>
                <w:noProof/>
              </w:rPr>
              <w:t>3. Данные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_Toc228709362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14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63" w:history="1">
            <w:r w:rsidR="00BD6B2B" w:rsidRPr="00627822">
              <w:rPr>
                <w:rStyle w:val="a5"/>
                <w:noProof/>
              </w:rPr>
              <w:t>3.1. European Social Survey, Round 9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_Toc228709363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14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64" w:history="1">
            <w:r w:rsidR="00BD6B2B" w:rsidRPr="00627822">
              <w:rPr>
                <w:rStyle w:val="a5"/>
                <w:noProof/>
              </w:rPr>
              <w:t>3.2. Отбор переменных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_Toc228709364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14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65" w:history="1">
            <w:r w:rsidR="00BD6B2B" w:rsidRPr="00627822">
              <w:rPr>
                <w:rStyle w:val="a5"/>
                <w:noProof/>
              </w:rPr>
              <w:t>3.3. Страновые данные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_Toc228709365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15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66" w:history="1">
            <w:r w:rsidR="00BD6B2B" w:rsidRPr="00627822">
              <w:rPr>
                <w:rStyle w:val="a5"/>
                <w:noProof/>
              </w:rPr>
              <w:t>3.4. Обработка пропусков и трансформации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_Toc228709366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15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67" w:history="1">
            <w:r w:rsidR="00BD6B2B" w:rsidRPr="00627822">
              <w:rPr>
                <w:rStyle w:val="a5"/>
                <w:noProof/>
              </w:rPr>
              <w:t>3.5. Описательные статистики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_Toc228709367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16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68" w:history="1">
            <w:r w:rsidR="00BD6B2B" w:rsidRPr="00627822">
              <w:rPr>
                <w:rStyle w:val="a5"/>
                <w:noProof/>
              </w:rPr>
              <w:t>3.6. Аналитическая выборка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_Toc228709368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17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709369" w:history="1">
            <w:r w:rsidR="00BD6B2B" w:rsidRPr="00627822">
              <w:rPr>
                <w:rStyle w:val="a5"/>
                <w:noProof/>
              </w:rPr>
              <w:t>4. Разведочный анализ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_Toc228709369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18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70" w:history="1">
            <w:r w:rsidR="00BD6B2B" w:rsidRPr="00627822">
              <w:rPr>
                <w:rStyle w:val="a5"/>
                <w:noProof/>
              </w:rPr>
              <w:t>4.1. Распределение социального доверия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_Toc228709370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18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71" w:history="1">
            <w:r w:rsidR="00BD6B2B" w:rsidRPr="00627822">
              <w:rPr>
                <w:rStyle w:val="a5"/>
                <w:noProof/>
              </w:rPr>
              <w:t>4.2. Межстрановая вариация социального доверия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_Toc228709371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19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72" w:history="1">
            <w:r w:rsidR="00BD6B2B" w:rsidRPr="00627822">
              <w:rPr>
                <w:rStyle w:val="a5"/>
                <w:noProof/>
              </w:rPr>
              <w:t>4.3. Корреляционная структура PVQ-21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_Toc228709372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21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709373" w:history="1">
            <w:r w:rsidR="00BD6B2B" w:rsidRPr="00627822">
              <w:rPr>
                <w:rStyle w:val="a5"/>
                <w:noProof/>
              </w:rPr>
              <w:t>5. Структурный анализ ценностей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_Toc228709373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23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74" w:history="1">
            <w:r w:rsidR="00BD6B2B" w:rsidRPr="00627822">
              <w:rPr>
                <w:rStyle w:val="a5"/>
                <w:noProof/>
              </w:rPr>
              <w:t>5.1. Выборка и метод оценивания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_Toc228709374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23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75" w:history="1">
            <w:r w:rsidR="00BD6B2B" w:rsidRPr="00627822">
              <w:rPr>
                <w:rStyle w:val="a5"/>
                <w:noProof/>
              </w:rPr>
              <w:t>5.2. Спецификация моделей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_Toc228709375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23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76" w:history="1">
            <w:r w:rsidR="00BD6B2B" w:rsidRPr="00627822">
              <w:rPr>
                <w:rStyle w:val="a5"/>
                <w:noProof/>
              </w:rPr>
              <w:t>5.3. Факторные нагрузки десятифакторной модели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_Toc228709376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25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77" w:history="1">
            <w:r w:rsidR="00BD6B2B" w:rsidRPr="00627822">
              <w:rPr>
                <w:rStyle w:val="a5"/>
                <w:noProof/>
              </w:rPr>
              <w:t>5.4. Конфигуральная инвариантность: структура по странам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_Toc228709377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25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78" w:history="1">
            <w:r w:rsidR="00BD6B2B" w:rsidRPr="00627822">
              <w:rPr>
                <w:rStyle w:val="a5"/>
                <w:noProof/>
              </w:rPr>
              <w:t>5.5. Приближённая метрическая инвариантность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_Toc228709378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27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709379" w:history="1">
            <w:r w:rsidR="00BD6B2B" w:rsidRPr="00627822">
              <w:rPr>
                <w:rStyle w:val="a5"/>
                <w:noProof/>
              </w:rPr>
              <w:t>6. Моделирование социального доверия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_Toc228709379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30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80" w:history="1">
            <w:r w:rsidR="00BD6B2B" w:rsidRPr="00627822">
              <w:rPr>
                <w:rStyle w:val="a5"/>
                <w:noProof/>
              </w:rPr>
              <w:t>6.1. Подход машинного обучения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_Toc228709380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30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81" w:history="1">
            <w:r w:rsidR="00BD6B2B" w:rsidRPr="00627822">
              <w:rPr>
                <w:rStyle w:val="a5"/>
                <w:noProof/>
              </w:rPr>
              <w:t>6.1.1. Выбор метрик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_Toc228709381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30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82" w:history="1">
            <w:r w:rsidR="00BD6B2B" w:rsidRPr="00627822">
              <w:rPr>
                <w:rStyle w:val="a5"/>
                <w:noProof/>
              </w:rPr>
              <w:t>6.1.2. Базовые линейные модели и нелинейные с подбором гиперпараметров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_Toc228709382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30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83" w:history="1">
            <w:r w:rsidR="00BD6B2B" w:rsidRPr="00627822">
              <w:rPr>
                <w:rStyle w:val="a5"/>
                <w:noProof/>
              </w:rPr>
              <w:t>6.1.3. Permutation importance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_Toc228709383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32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84" w:history="1">
            <w:r w:rsidR="00BD6B2B" w:rsidRPr="00627822">
              <w:rPr>
                <w:rStyle w:val="a5"/>
                <w:noProof/>
              </w:rPr>
              <w:t>6.1.4. SHAP summary plot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_Toc228709384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32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85" w:history="1">
            <w:r w:rsidR="00BD6B2B" w:rsidRPr="00627822">
              <w:rPr>
                <w:rStyle w:val="a5"/>
                <w:noProof/>
              </w:rPr>
              <w:t>6.1.5. Бинарная постановка задачи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_Toc228709385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34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86" w:history="1">
            <w:r w:rsidR="00BD6B2B" w:rsidRPr="00627822">
              <w:rPr>
                <w:rStyle w:val="a5"/>
                <w:noProof/>
              </w:rPr>
              <w:t>6.1.6. Калибровка вероятностей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_Toc228709386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36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87" w:history="1">
            <w:r w:rsidR="00BD6B2B" w:rsidRPr="00627822">
              <w:rPr>
                <w:rStyle w:val="a5"/>
                <w:noProof/>
              </w:rPr>
              <w:t>6.1.7. Подбор порога классификации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_Toc228709387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37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88" w:history="1">
            <w:r w:rsidR="00BD6B2B" w:rsidRPr="00627822">
              <w:rPr>
                <w:rStyle w:val="a5"/>
                <w:noProof/>
              </w:rPr>
              <w:t>6.2. Многоуровневый подход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_Toc228709388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38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89" w:history="1">
            <w:r w:rsidR="00BD6B2B" w:rsidRPr="00627822">
              <w:rPr>
                <w:rStyle w:val="a5"/>
                <w:noProof/>
              </w:rPr>
              <w:t>6.2.1. Null model: внутриклассовый коэффициент корреляции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_Toc228709389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38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90" w:history="1">
            <w:r w:rsidR="00BD6B2B" w:rsidRPr="00627822">
              <w:rPr>
                <w:rStyle w:val="a5"/>
                <w:noProof/>
              </w:rPr>
              <w:t>6.2.2. Модель индивидуального уровня M1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_Toc228709390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38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91" w:history="1">
            <w:r w:rsidR="00BD6B2B" w:rsidRPr="00627822">
              <w:rPr>
                <w:rStyle w:val="a5"/>
                <w:noProof/>
              </w:rPr>
              <w:t>6.2.3. Модель со страновыми предикторами M2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_Toc228709391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40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92" w:history="1">
            <w:r w:rsidR="00BD6B2B" w:rsidRPr="00627822">
              <w:rPr>
                <w:rStyle w:val="a5"/>
                <w:noProof/>
              </w:rPr>
              <w:t>6.2.4. Декомпозиция дисперсии и информационные критерии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_Toc228709392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41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93" w:history="1">
            <w:r w:rsidR="00BD6B2B" w:rsidRPr="00627822">
              <w:rPr>
                <w:rStyle w:val="a5"/>
                <w:noProof/>
              </w:rPr>
              <w:t>6.2.5. Диагностика мультиколлинеарности (VIF)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_Toc228709393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43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394" w:history="1">
            <w:r w:rsidR="00BD6B2B" w:rsidRPr="00627822">
              <w:rPr>
                <w:rStyle w:val="a5"/>
                <w:noProof/>
              </w:rPr>
              <w:t>6.2.6. QQ-plot остатков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_Toc228709394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44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95" w:history="1">
            <w:r w:rsidR="00BD6B2B" w:rsidRPr="00627822">
              <w:rPr>
                <w:rStyle w:val="a5"/>
                <w:noProof/>
              </w:rPr>
              <w:t>6.3. Сопоставление двух подходов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_Toc228709395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44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96" w:history="1">
            <w:r w:rsidR="00BD6B2B" w:rsidRPr="00627822">
              <w:rPr>
                <w:rStyle w:val="a5"/>
                <w:noProof/>
              </w:rPr>
              <w:t>6.4. Итоги моделирования социального доверия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_Toc228709396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46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709397" w:history="1">
            <w:r w:rsidR="00BD6B2B" w:rsidRPr="00627822">
              <w:rPr>
                <w:rStyle w:val="a5"/>
                <w:noProof/>
              </w:rPr>
              <w:t>7. Выводы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_Toc228709397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48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98" w:history="1">
            <w:r w:rsidR="00BD6B2B" w:rsidRPr="00627822">
              <w:rPr>
                <w:rStyle w:val="a5"/>
                <w:noProof/>
              </w:rPr>
              <w:t>7.1. Сводка по гипотезам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_Toc228709398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48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399" w:history="1">
            <w:r w:rsidR="00BD6B2B" w:rsidRPr="00627822">
              <w:rPr>
                <w:rStyle w:val="a5"/>
                <w:noProof/>
              </w:rPr>
              <w:t>7.2. Содержательная интерпретация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_Toc228709399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48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400" w:history="1">
            <w:r w:rsidR="00BD6B2B" w:rsidRPr="00627822">
              <w:rPr>
                <w:rStyle w:val="a5"/>
                <w:noProof/>
              </w:rPr>
              <w:t>7.3. Ограничения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_Toc228709400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49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401" w:history="1">
            <w:r w:rsidR="00BD6B2B" w:rsidRPr="00627822">
              <w:rPr>
                <w:rStyle w:val="a5"/>
                <w:noProof/>
              </w:rPr>
              <w:t>7.3.1. Методологические ограничения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_Toc228709401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49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402" w:history="1">
            <w:r w:rsidR="00BD6B2B" w:rsidRPr="00627822">
              <w:rPr>
                <w:rStyle w:val="a5"/>
                <w:noProof/>
              </w:rPr>
              <w:t>7.3.2. Ограничения данных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_Toc228709402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50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09403" w:history="1">
            <w:r w:rsidR="00BD6B2B" w:rsidRPr="00627822">
              <w:rPr>
                <w:rStyle w:val="a5"/>
                <w:noProof/>
              </w:rPr>
              <w:t>7.3.4. Ограничения обобщаемости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_Toc228709403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50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404" w:history="1">
            <w:r w:rsidR="00BD6B2B" w:rsidRPr="00627822">
              <w:rPr>
                <w:rStyle w:val="a5"/>
                <w:noProof/>
              </w:rPr>
              <w:t>7.4. Вклад работы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_Toc228709404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51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09405" w:history="1">
            <w:r w:rsidR="00BD6B2B" w:rsidRPr="00627822">
              <w:rPr>
                <w:rStyle w:val="a5"/>
                <w:noProof/>
              </w:rPr>
              <w:t>7.5. Направления дальнейших исследований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_Toc228709405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51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709406" w:history="1">
            <w:r w:rsidR="00BD6B2B" w:rsidRPr="00627822">
              <w:rPr>
                <w:rStyle w:val="a5"/>
                <w:noProof/>
              </w:rPr>
              <w:t>8. Заключение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_Toc228709406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53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D6B2B" w:rsidRDefault="00000000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709407" w:history="1">
            <w:r w:rsidR="00BD6B2B" w:rsidRPr="00627822">
              <w:rPr>
                <w:rStyle w:val="a5"/>
                <w:noProof/>
              </w:rPr>
              <w:t>Список</w:t>
            </w:r>
            <w:r w:rsidR="00BD6B2B" w:rsidRPr="00627822">
              <w:rPr>
                <w:rStyle w:val="a5"/>
                <w:noProof/>
                <w:lang w:val="en-US"/>
              </w:rPr>
              <w:t xml:space="preserve"> </w:t>
            </w:r>
            <w:r w:rsidR="00BD6B2B" w:rsidRPr="00627822">
              <w:rPr>
                <w:rStyle w:val="a5"/>
                <w:noProof/>
              </w:rPr>
              <w:t>использованной</w:t>
            </w:r>
            <w:r w:rsidR="00BD6B2B" w:rsidRPr="00627822">
              <w:rPr>
                <w:rStyle w:val="a5"/>
                <w:noProof/>
                <w:lang w:val="en-US"/>
              </w:rPr>
              <w:t xml:space="preserve"> </w:t>
            </w:r>
            <w:r w:rsidR="00BD6B2B" w:rsidRPr="00627822">
              <w:rPr>
                <w:rStyle w:val="a5"/>
                <w:noProof/>
              </w:rPr>
              <w:t>литературы</w:t>
            </w:r>
            <w:r w:rsidR="00BD6B2B">
              <w:rPr>
                <w:noProof/>
                <w:webHidden/>
              </w:rPr>
              <w:tab/>
            </w:r>
            <w:r w:rsidR="00BD6B2B">
              <w:rPr>
                <w:noProof/>
                <w:webHidden/>
              </w:rPr>
              <w:fldChar w:fldCharType="begin"/>
            </w:r>
            <w:r w:rsidR="00BD6B2B">
              <w:rPr>
                <w:noProof/>
                <w:webHidden/>
              </w:rPr>
              <w:instrText xml:space="preserve"> PAGEREF _Toc228709407 \h </w:instrText>
            </w:r>
            <w:r w:rsidR="00BD6B2B">
              <w:rPr>
                <w:noProof/>
                <w:webHidden/>
              </w:rPr>
            </w:r>
            <w:r w:rsidR="00BD6B2B">
              <w:rPr>
                <w:noProof/>
                <w:webHidden/>
              </w:rPr>
              <w:fldChar w:fldCharType="separate"/>
            </w:r>
            <w:r w:rsidR="00BD6B2B">
              <w:rPr>
                <w:noProof/>
                <w:webHidden/>
              </w:rPr>
              <w:t>55</w:t>
            </w:r>
            <w:r w:rsidR="00BD6B2B">
              <w:rPr>
                <w:noProof/>
                <w:webHidden/>
              </w:rPr>
              <w:fldChar w:fldCharType="end"/>
            </w:r>
          </w:hyperlink>
        </w:p>
        <w:p w:rsidR="00B92F49" w:rsidRDefault="00B92F49">
          <w:r>
            <w:rPr>
              <w:b/>
              <w:bCs/>
              <w:noProof/>
            </w:rPr>
            <w:fldChar w:fldCharType="end"/>
          </w:r>
        </w:p>
      </w:sdtContent>
    </w:sdt>
    <w:p w:rsidR="00B92F49" w:rsidRDefault="00B92F49">
      <w:r>
        <w:br w:type="page"/>
      </w:r>
    </w:p>
    <w:p w:rsidR="00751C93" w:rsidRPr="00B92F49" w:rsidRDefault="00751C93" w:rsidP="00751C93">
      <w:pPr>
        <w:pStyle w:val="1"/>
      </w:pPr>
      <w:bookmarkStart w:id="0" w:name="_Toc228709347"/>
      <w:r>
        <w:lastRenderedPageBreak/>
        <w:t>1</w:t>
      </w:r>
      <w:r w:rsidRPr="00B92F49">
        <w:t xml:space="preserve">. </w:t>
      </w:r>
      <w:r>
        <w:t>Введение</w:t>
      </w:r>
      <w:bookmarkEnd w:id="0"/>
    </w:p>
    <w:p w:rsidR="00D07D75" w:rsidRDefault="00D07D75" w:rsidP="003E61F3">
      <w:pPr>
        <w:spacing w:line="360" w:lineRule="auto"/>
        <w:ind w:firstLine="360"/>
        <w:jc w:val="both"/>
      </w:pPr>
      <w:r>
        <w:t xml:space="preserve">Социальное доверие - один из ключевых нематериальных ресурсов общества. Оно связано с устойчивостью демократических институтов, эффективностью коллективных действий и экономическим </w:t>
      </w:r>
      <w:proofErr w:type="gramStart"/>
      <w:r>
        <w:t>развитие</w:t>
      </w:r>
      <w:r w:rsidR="00BD6B2B">
        <w:t>м</w:t>
      </w:r>
      <w:r w:rsidR="00BD6B2B" w:rsidRPr="00BD6B2B">
        <w:t>[</w:t>
      </w:r>
      <w:proofErr w:type="gramEnd"/>
      <w:r w:rsidR="00BD6B2B" w:rsidRPr="00BD6B2B">
        <w:t>1][11]</w:t>
      </w:r>
      <w:r>
        <w:t>. Распределение доверия между странами крайне неравномерно: в странах Северной и Западной Европы уровень генерализованного доверия существенно выше, чем в странах Юга и Востока. Причины этого разрыва обсуждаются десятилетиями, и однозначного ответа пока нет.</w:t>
      </w:r>
    </w:p>
    <w:p w:rsidR="00D07D75" w:rsidRDefault="00D07D75" w:rsidP="003E61F3">
      <w:pPr>
        <w:spacing w:line="360" w:lineRule="auto"/>
        <w:ind w:firstLine="360"/>
        <w:jc w:val="both"/>
      </w:pPr>
      <w:r>
        <w:t xml:space="preserve">Одним из основных индивидуальных коррелятов доверия выступают базовые ценности. Теория </w:t>
      </w:r>
      <w:proofErr w:type="spellStart"/>
      <w:r>
        <w:t>Шалома</w:t>
      </w:r>
      <w:proofErr w:type="spellEnd"/>
      <w:r>
        <w:t xml:space="preserve"> </w:t>
      </w:r>
      <w:proofErr w:type="gramStart"/>
      <w:r>
        <w:t>Шварца</w:t>
      </w:r>
      <w:r w:rsidR="00BD6B2B" w:rsidRPr="00BD6B2B">
        <w:t>[</w:t>
      </w:r>
      <w:proofErr w:type="gramEnd"/>
      <w:r w:rsidR="00BD6B2B" w:rsidRPr="00BD6B2B">
        <w:t>6]</w:t>
      </w:r>
      <w:r>
        <w:t xml:space="preserve"> описывает универсальную структуру из десяти первичных ценностей, группирующихся в четыре высших измерения. Проблема в том, что её эмпирическая применимость к сопоставлению стран требует проверки измерительной инвариантности: без неё нельзя корректно сравнивать ценности между государствами. </w:t>
      </w:r>
    </w:p>
    <w:p w:rsidR="00D07D75" w:rsidRDefault="00D07D75" w:rsidP="003E61F3">
      <w:pPr>
        <w:spacing w:line="360" w:lineRule="auto"/>
        <w:ind w:firstLine="360"/>
        <w:jc w:val="both"/>
      </w:pPr>
      <w:r>
        <w:t>В большинстве работ по доверию и ценностям в Европе либо берут одну страну (теряется кросс-национальный контекст), либо запускают обычные регрессии без учёта вложенности индивидов в страны. Измерительная модель Шварца на объединённой выборке редко проверяется явно. Эти два пробела приводят к риску смешения индивидуальных и страновых эффектов и к неустойчивой интерпретации коэффициентов.</w:t>
      </w:r>
    </w:p>
    <w:p w:rsidR="00D07D75" w:rsidRDefault="00D07D75" w:rsidP="003E61F3">
      <w:pPr>
        <w:spacing w:line="360" w:lineRule="auto"/>
        <w:ind w:firstLine="360"/>
        <w:jc w:val="both"/>
      </w:pPr>
      <w:r>
        <w:t xml:space="preserve">Мы решаем задачу в два шага: сначала проверяем структуру ценностей Шварца через </w:t>
      </w:r>
      <w:proofErr w:type="spellStart"/>
      <w:r>
        <w:t>конфирматорный</w:t>
      </w:r>
      <w:proofErr w:type="spellEnd"/>
      <w:r>
        <w:t xml:space="preserve"> факторный анализ (CFA, </w:t>
      </w:r>
      <w:proofErr w:type="spellStart"/>
      <w:r>
        <w:t>confirmatory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) и тест инвариантности между странами, затем используем </w:t>
      </w:r>
      <w:proofErr w:type="spellStart"/>
      <w:r>
        <w:t>валидированные</w:t>
      </w:r>
      <w:proofErr w:type="spellEnd"/>
      <w:r>
        <w:t xml:space="preserve"> индексы в многоуровневой модели с индивидуальными и страновыми предикторами. Дополнительно ставим рядом модель машинного обучения (ML,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) той же зависимой переменной, чтобы посмотреть, сходятся ли выводы двух методологически разных подходов. </w:t>
      </w:r>
    </w:p>
    <w:p w:rsidR="00D07D75" w:rsidRDefault="00D07D75" w:rsidP="003E61F3">
      <w:pPr>
        <w:spacing w:line="360" w:lineRule="auto"/>
        <w:ind w:firstLine="360"/>
        <w:jc w:val="both"/>
      </w:pPr>
      <w:r>
        <w:t xml:space="preserve">Объектом исследования является: население 29 стран Европы, представленное в данных European Social Survey </w:t>
      </w:r>
      <w:proofErr w:type="spellStart"/>
      <w:r>
        <w:t>Round</w:t>
      </w:r>
      <w:proofErr w:type="spellEnd"/>
      <w:r>
        <w:t xml:space="preserve"> 9 (</w:t>
      </w:r>
      <w:proofErr w:type="gramStart"/>
      <w:r>
        <w:t>2018)</w:t>
      </w:r>
      <w:r w:rsidR="00BD6B2B" w:rsidRPr="00BD6B2B">
        <w:t>[</w:t>
      </w:r>
      <w:proofErr w:type="gramEnd"/>
      <w:r w:rsidR="00BD6B2B" w:rsidRPr="00BD6B2B">
        <w:t>9]</w:t>
      </w:r>
      <w:r>
        <w:t>.</w:t>
      </w:r>
    </w:p>
    <w:p w:rsidR="00532A1C" w:rsidRDefault="00D07D75" w:rsidP="003E61F3">
      <w:pPr>
        <w:spacing w:line="360" w:lineRule="auto"/>
        <w:ind w:firstLine="360"/>
        <w:jc w:val="both"/>
      </w:pPr>
      <w:r>
        <w:t>Предметом исследования: структура базовых ценностей по Шварцу и её связь с уровнем генерализованного социального доверия на индивидуальном и страновом уровнях.</w:t>
      </w:r>
    </w:p>
    <w:p w:rsidR="00532A1C" w:rsidRDefault="00532A1C" w:rsidP="00532A1C">
      <w:pPr>
        <w:pStyle w:val="2"/>
      </w:pPr>
      <w:bookmarkStart w:id="1" w:name="_Toc228709348"/>
      <w:r>
        <w:t>1.1. Цель и задачи.</w:t>
      </w:r>
      <w:bookmarkEnd w:id="1"/>
    </w:p>
    <w:p w:rsidR="00532A1C" w:rsidRDefault="00532A1C" w:rsidP="003E61F3">
      <w:pPr>
        <w:spacing w:line="360" w:lineRule="auto"/>
        <w:ind w:firstLine="360"/>
        <w:jc w:val="both"/>
      </w:pPr>
      <w:r>
        <w:t>Цель работы: установить, какие индивидуальные и страновые факторы связаны с уровнем социального доверия в Европе, с учётом иерархической структуры данных и предварительной валидации измерительной модели ценностей.</w:t>
      </w:r>
    </w:p>
    <w:p w:rsidR="00532A1C" w:rsidRDefault="00532A1C" w:rsidP="00532A1C">
      <w:pPr>
        <w:spacing w:line="360" w:lineRule="auto"/>
        <w:ind w:firstLine="708"/>
        <w:jc w:val="both"/>
      </w:pPr>
    </w:p>
    <w:p w:rsidR="00532A1C" w:rsidRDefault="00532A1C" w:rsidP="00532A1C">
      <w:pPr>
        <w:spacing w:line="360" w:lineRule="auto"/>
        <w:ind w:firstLine="708"/>
        <w:jc w:val="both"/>
      </w:pPr>
      <w:r>
        <w:t>Задачи:</w:t>
      </w:r>
    </w:p>
    <w:p w:rsidR="00532A1C" w:rsidRDefault="00532A1C" w:rsidP="00532A1C">
      <w:pPr>
        <w:pStyle w:val="a4"/>
        <w:numPr>
          <w:ilvl w:val="0"/>
          <w:numId w:val="5"/>
        </w:numPr>
        <w:spacing w:line="360" w:lineRule="auto"/>
        <w:jc w:val="both"/>
      </w:pPr>
      <w:r>
        <w:lastRenderedPageBreak/>
        <w:t xml:space="preserve">Отобрать и очистить данные ESS </w:t>
      </w:r>
      <w:proofErr w:type="spellStart"/>
      <w:r>
        <w:t>Round</w:t>
      </w:r>
      <w:proofErr w:type="spellEnd"/>
      <w:r>
        <w:t xml:space="preserve"> 9 (2018); собрать страновой </w:t>
      </w:r>
      <w:proofErr w:type="spellStart"/>
      <w:r>
        <w:t>датасет</w:t>
      </w:r>
      <w:proofErr w:type="spellEnd"/>
      <w:r>
        <w:t xml:space="preserve"> из World Bank и Transparency International за тот же год.</w:t>
      </w:r>
    </w:p>
    <w:p w:rsidR="00532A1C" w:rsidRDefault="00532A1C" w:rsidP="00532A1C">
      <w:pPr>
        <w:pStyle w:val="a4"/>
        <w:numPr>
          <w:ilvl w:val="0"/>
          <w:numId w:val="5"/>
        </w:numPr>
        <w:spacing w:line="360" w:lineRule="auto"/>
        <w:jc w:val="both"/>
      </w:pPr>
      <w:r>
        <w:t>Проверить 10-факторную, 4-факторную плоскую и иерархическую (</w:t>
      </w:r>
      <w:proofErr w:type="spellStart"/>
      <w:r>
        <w:t>higher-order</w:t>
      </w:r>
      <w:proofErr w:type="spellEnd"/>
      <w:r>
        <w:t>) CFA-модели ценностей Шварца на объединённой европейской выборке.</w:t>
      </w:r>
    </w:p>
    <w:p w:rsidR="00532A1C" w:rsidRDefault="00532A1C" w:rsidP="00532A1C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Провести тест </w:t>
      </w:r>
      <w:proofErr w:type="spellStart"/>
      <w:r>
        <w:t>конфигуральной</w:t>
      </w:r>
      <w:proofErr w:type="spellEnd"/>
      <w:r>
        <w:t xml:space="preserve"> (</w:t>
      </w:r>
      <w:proofErr w:type="spellStart"/>
      <w:r>
        <w:t>configural</w:t>
      </w:r>
      <w:proofErr w:type="spellEnd"/>
      <w:r>
        <w:t>) и приближённой метрической (</w:t>
      </w:r>
      <w:proofErr w:type="spellStart"/>
      <w:r>
        <w:t>metric</w:t>
      </w:r>
      <w:proofErr w:type="spellEnd"/>
      <w:r>
        <w:t>) инвариантности измерительной модели по 29 странам.</w:t>
      </w:r>
    </w:p>
    <w:p w:rsidR="00532A1C" w:rsidRDefault="00532A1C" w:rsidP="00532A1C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Построить серию многоуровневых моделей социального доверия: нулевую, индивидуальный уровень, индивидуальный + </w:t>
      </w:r>
      <w:proofErr w:type="spellStart"/>
      <w:r>
        <w:t>страновый</w:t>
      </w:r>
      <w:proofErr w:type="spellEnd"/>
      <w:r>
        <w:t xml:space="preserve"> уровень. Для финальной спецификации проверить коэффициент инфляции дисперсии (VIF, 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inflation</w:t>
      </w:r>
      <w:proofErr w:type="spellEnd"/>
      <w:r>
        <w:t xml:space="preserve"> </w:t>
      </w:r>
      <w:proofErr w:type="spellStart"/>
      <w:r>
        <w:t>factor</w:t>
      </w:r>
      <w:proofErr w:type="spellEnd"/>
      <w:r>
        <w:t>) и распределение остатков.</w:t>
      </w:r>
    </w:p>
    <w:p w:rsidR="00532A1C" w:rsidRDefault="00532A1C" w:rsidP="00532A1C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Построить серию моделей машинного обучения (линейные модели с регуляризацией,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- случайный лес, </w:t>
      </w:r>
      <w:proofErr w:type="spellStart"/>
      <w:r>
        <w:t>XGBoost</w:t>
      </w:r>
      <w:proofErr w:type="spellEnd"/>
      <w:r>
        <w:t xml:space="preserve"> - градиентный </w:t>
      </w:r>
      <w:proofErr w:type="spellStart"/>
      <w:r>
        <w:t>бустинг</w:t>
      </w:r>
      <w:proofErr w:type="spellEnd"/>
      <w:r>
        <w:t xml:space="preserve">) для предсказания индивидуального уровня доверия. Оценить устойчивость рейтинга предикторов через </w:t>
      </w:r>
      <w:proofErr w:type="spellStart"/>
      <w:r>
        <w:t>permutation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(важность, оценённая перестановкой признака) и SHAP-значения (</w:t>
      </w:r>
      <w:proofErr w:type="spellStart"/>
      <w:r>
        <w:t>SHapley</w:t>
      </w:r>
      <w:proofErr w:type="spellEnd"/>
      <w:r>
        <w:t xml:space="preserve"> </w:t>
      </w:r>
      <w:proofErr w:type="spellStart"/>
      <w:r>
        <w:t>Additive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>, значения Шепли для вклада признака в предсказание). Провести альтернативную бинарную постановку задачи с анализом калибровки вероятностей и подбора порога классификации.</w:t>
      </w:r>
    </w:p>
    <w:p w:rsidR="00532A1C" w:rsidRDefault="00532A1C" w:rsidP="00532A1C">
      <w:pPr>
        <w:pStyle w:val="a4"/>
        <w:numPr>
          <w:ilvl w:val="0"/>
          <w:numId w:val="5"/>
        </w:numPr>
        <w:spacing w:line="360" w:lineRule="auto"/>
        <w:jc w:val="both"/>
      </w:pPr>
      <w:r>
        <w:t>Сопоставить результаты двух подходов (</w:t>
      </w:r>
      <w:proofErr w:type="spellStart"/>
      <w:r>
        <w:t>multilevel</w:t>
      </w:r>
      <w:proofErr w:type="spellEnd"/>
      <w:r>
        <w:t xml:space="preserve"> и ML) через ранговую корреляцию важности признаков и содержательный анализ расхождений. </w:t>
      </w:r>
    </w:p>
    <w:p w:rsidR="00532A1C" w:rsidRDefault="00532A1C" w:rsidP="00532A1C">
      <w:pPr>
        <w:pStyle w:val="2"/>
      </w:pPr>
      <w:bookmarkStart w:id="2" w:name="_Toc228709349"/>
      <w:r>
        <w:t>1.2. Исследовательские вопросы.</w:t>
      </w:r>
      <w:bookmarkEnd w:id="2"/>
    </w:p>
    <w:p w:rsidR="00532A1C" w:rsidRPr="0011722D" w:rsidRDefault="00532A1C" w:rsidP="0011722D">
      <w:pPr>
        <w:spacing w:line="360" w:lineRule="auto"/>
        <w:ind w:firstLine="360"/>
        <w:jc w:val="both"/>
      </w:pPr>
      <w:r w:rsidRPr="00532A1C">
        <w:t>RQ (</w:t>
      </w:r>
      <w:proofErr w:type="spellStart"/>
      <w:r w:rsidRPr="00532A1C">
        <w:t>research</w:t>
      </w:r>
      <w:proofErr w:type="spellEnd"/>
      <w:r w:rsidRPr="00532A1C">
        <w:t xml:space="preserve"> </w:t>
      </w:r>
      <w:proofErr w:type="spellStart"/>
      <w:r w:rsidRPr="00532A1C">
        <w:t>question</w:t>
      </w:r>
      <w:proofErr w:type="spellEnd"/>
      <w:r w:rsidRPr="00532A1C">
        <w:t>, исследовательский вопрос) 1. Воспроизводится ли десятикомпонентная модель базовых ценностей Шварца в объединённой европейской выборке ESS?</w:t>
      </w:r>
    </w:p>
    <w:p w:rsidR="00532A1C" w:rsidRPr="0011722D" w:rsidRDefault="00532A1C" w:rsidP="0011722D">
      <w:pPr>
        <w:spacing w:line="360" w:lineRule="auto"/>
        <w:ind w:firstLine="360"/>
        <w:jc w:val="both"/>
      </w:pPr>
      <w:r w:rsidRPr="00532A1C">
        <w:t xml:space="preserve">RQ2. Одинакова ли структура ценностей между странами? Допустимо ли прямое сопоставление ценностных индикаторов (три уровня инвариантности: </w:t>
      </w:r>
      <w:proofErr w:type="spellStart"/>
      <w:r w:rsidRPr="00532A1C">
        <w:t>конфигуральная</w:t>
      </w:r>
      <w:proofErr w:type="spellEnd"/>
      <w:r w:rsidRPr="00532A1C">
        <w:t xml:space="preserve"> - </w:t>
      </w:r>
      <w:proofErr w:type="spellStart"/>
      <w:r w:rsidRPr="00532A1C">
        <w:t>configural</w:t>
      </w:r>
      <w:proofErr w:type="spellEnd"/>
      <w:r w:rsidRPr="00532A1C">
        <w:t xml:space="preserve">, метрическая - </w:t>
      </w:r>
      <w:proofErr w:type="spellStart"/>
      <w:r w:rsidRPr="00532A1C">
        <w:t>metric</w:t>
      </w:r>
      <w:proofErr w:type="spellEnd"/>
      <w:r w:rsidRPr="00532A1C">
        <w:t xml:space="preserve">, скалярная - </w:t>
      </w:r>
      <w:proofErr w:type="spellStart"/>
      <w:r w:rsidRPr="00532A1C">
        <w:t>scalar</w:t>
      </w:r>
      <w:proofErr w:type="spellEnd"/>
      <w:r w:rsidRPr="00532A1C">
        <w:t>)?</w:t>
      </w:r>
    </w:p>
    <w:p w:rsidR="00532A1C" w:rsidRPr="0011722D" w:rsidRDefault="00532A1C" w:rsidP="0011722D">
      <w:pPr>
        <w:spacing w:line="360" w:lineRule="auto"/>
        <w:ind w:firstLine="360"/>
        <w:jc w:val="both"/>
      </w:pPr>
      <w:r w:rsidRPr="00532A1C">
        <w:t xml:space="preserve">RQ3. Какую долю дисперсии социального доверия объясняет страновой уровень (ICC, </w:t>
      </w:r>
      <w:proofErr w:type="spellStart"/>
      <w:r w:rsidRPr="00532A1C">
        <w:t>intraclass</w:t>
      </w:r>
      <w:proofErr w:type="spellEnd"/>
      <w:r w:rsidRPr="00532A1C">
        <w:t xml:space="preserve"> </w:t>
      </w:r>
      <w:proofErr w:type="spellStart"/>
      <w:r w:rsidRPr="00532A1C">
        <w:t>correlation</w:t>
      </w:r>
      <w:proofErr w:type="spellEnd"/>
      <w:r w:rsidRPr="00532A1C">
        <w:t xml:space="preserve"> </w:t>
      </w:r>
      <w:proofErr w:type="spellStart"/>
      <w:r w:rsidRPr="00532A1C">
        <w:t>coefficient</w:t>
      </w:r>
      <w:proofErr w:type="spellEnd"/>
      <w:r w:rsidRPr="00532A1C">
        <w:t>, внутриклассовый коэффициент корреляции)?</w:t>
      </w:r>
    </w:p>
    <w:p w:rsidR="00532A1C" w:rsidRPr="0011722D" w:rsidRDefault="00532A1C" w:rsidP="0011722D">
      <w:pPr>
        <w:spacing w:line="360" w:lineRule="auto"/>
        <w:ind w:firstLine="360"/>
        <w:jc w:val="both"/>
      </w:pPr>
      <w:r w:rsidRPr="00532A1C">
        <w:t xml:space="preserve">RQ4. Какие индивидуальные факторы (ценности, </w:t>
      </w:r>
      <w:proofErr w:type="spellStart"/>
      <w:r w:rsidRPr="00532A1C">
        <w:t>медиапотребление</w:t>
      </w:r>
      <w:proofErr w:type="spellEnd"/>
      <w:r w:rsidRPr="00532A1C">
        <w:t>, демография) связаны с социальным доверием после контроля на страновые эффекты?</w:t>
      </w:r>
    </w:p>
    <w:p w:rsidR="00532A1C" w:rsidRPr="0011722D" w:rsidRDefault="00532A1C" w:rsidP="0011722D">
      <w:pPr>
        <w:spacing w:line="360" w:lineRule="auto"/>
        <w:ind w:firstLine="360"/>
        <w:jc w:val="both"/>
      </w:pPr>
      <w:r w:rsidRPr="00532A1C">
        <w:t xml:space="preserve">RQ5. Как страновые характеристики (GDP, </w:t>
      </w:r>
      <w:proofErr w:type="spellStart"/>
      <w:r w:rsidRPr="00532A1C">
        <w:t>Gini</w:t>
      </w:r>
      <w:proofErr w:type="spellEnd"/>
      <w:r w:rsidRPr="00532A1C">
        <w:t>, CPI) связаны с уровнем социального доверия и насколько они улучшают модель сверх индивидуального уровня?</w:t>
      </w:r>
    </w:p>
    <w:p w:rsidR="00532A1C" w:rsidRPr="00532A1C" w:rsidRDefault="00532A1C" w:rsidP="0011722D">
      <w:pPr>
        <w:pStyle w:val="2"/>
      </w:pPr>
      <w:bookmarkStart w:id="3" w:name="_Toc228709350"/>
      <w:r w:rsidRPr="00532A1C">
        <w:t>1.3. Гипотезы, проверяемые в рамках работы</w:t>
      </w:r>
      <w:bookmarkEnd w:id="3"/>
    </w:p>
    <w:p w:rsidR="00532A1C" w:rsidRPr="0011722D" w:rsidRDefault="00532A1C" w:rsidP="0011722D">
      <w:pPr>
        <w:spacing w:line="360" w:lineRule="auto"/>
        <w:ind w:firstLine="360"/>
        <w:jc w:val="both"/>
      </w:pPr>
      <w:r w:rsidRPr="00532A1C">
        <w:lastRenderedPageBreak/>
        <w:t xml:space="preserve">H1. </w:t>
      </w:r>
      <w:proofErr w:type="spellStart"/>
      <w:r w:rsidRPr="00532A1C">
        <w:t>Десятифакторная</w:t>
      </w:r>
      <w:proofErr w:type="spellEnd"/>
      <w:r w:rsidRPr="00532A1C">
        <w:t xml:space="preserve"> первичная структура PVQ-21 (</w:t>
      </w:r>
      <w:proofErr w:type="spellStart"/>
      <w:r w:rsidRPr="00532A1C">
        <w:t>Portrait</w:t>
      </w:r>
      <w:proofErr w:type="spellEnd"/>
      <w:r w:rsidRPr="00532A1C">
        <w:t xml:space="preserve"> </w:t>
      </w:r>
      <w:proofErr w:type="spellStart"/>
      <w:r w:rsidRPr="00532A1C">
        <w:t>Values</w:t>
      </w:r>
      <w:proofErr w:type="spellEnd"/>
      <w:r w:rsidRPr="00532A1C">
        <w:t xml:space="preserve"> </w:t>
      </w:r>
      <w:proofErr w:type="spellStart"/>
      <w:r w:rsidRPr="00532A1C">
        <w:t>Questionnaire</w:t>
      </w:r>
      <w:proofErr w:type="spellEnd"/>
      <w:r w:rsidRPr="00532A1C">
        <w:t xml:space="preserve">, опросник портретов ценностей Шварца, 21 </w:t>
      </w:r>
      <w:proofErr w:type="spellStart"/>
      <w:r w:rsidRPr="00532A1C">
        <w:t>итем</w:t>
      </w:r>
      <w:proofErr w:type="spellEnd"/>
      <w:r w:rsidRPr="00532A1C">
        <w:t>) воспроизводится на объединённой выборке ESS9. Критерий соответствия модели: CFI (</w:t>
      </w:r>
      <w:proofErr w:type="spellStart"/>
      <w:r w:rsidRPr="00532A1C">
        <w:t>Comparative</w:t>
      </w:r>
      <w:proofErr w:type="spellEnd"/>
      <w:r w:rsidRPr="00532A1C">
        <w:t xml:space="preserve"> </w:t>
      </w:r>
      <w:proofErr w:type="spellStart"/>
      <w:r w:rsidRPr="00532A1C">
        <w:t>Fit</w:t>
      </w:r>
      <w:proofErr w:type="spellEnd"/>
      <w:r w:rsidRPr="00532A1C">
        <w:t xml:space="preserve"> Index, сравнительный индекс соответствия) &gt; 0.90 и RMSEA (</w:t>
      </w:r>
      <w:proofErr w:type="spellStart"/>
      <w:r w:rsidRPr="00532A1C">
        <w:t>Root</w:t>
      </w:r>
      <w:proofErr w:type="spellEnd"/>
      <w:r w:rsidRPr="00532A1C">
        <w:t xml:space="preserve"> </w:t>
      </w:r>
      <w:proofErr w:type="spellStart"/>
      <w:r w:rsidRPr="00532A1C">
        <w:t>Mean</w:t>
      </w:r>
      <w:proofErr w:type="spellEnd"/>
      <w:r w:rsidRPr="00532A1C">
        <w:t xml:space="preserve"> Square </w:t>
      </w:r>
      <w:proofErr w:type="spellStart"/>
      <w:r w:rsidRPr="00532A1C">
        <w:t>Error</w:t>
      </w:r>
      <w:proofErr w:type="spellEnd"/>
      <w:r w:rsidRPr="00532A1C">
        <w:t xml:space="preserve"> </w:t>
      </w:r>
      <w:proofErr w:type="spellStart"/>
      <w:r w:rsidRPr="00532A1C">
        <w:t>of</w:t>
      </w:r>
      <w:proofErr w:type="spellEnd"/>
      <w:r w:rsidRPr="00532A1C">
        <w:t xml:space="preserve"> </w:t>
      </w:r>
      <w:proofErr w:type="spellStart"/>
      <w:r w:rsidRPr="00532A1C">
        <w:t>Approximation</w:t>
      </w:r>
      <w:proofErr w:type="spellEnd"/>
      <w:r w:rsidRPr="00532A1C">
        <w:t>, корень из среднеквадратичной ошибки аппроксимации) &lt; 0.08. 4-факторная модель высших измерений рассматривается как компактная альтернатива.</w:t>
      </w:r>
      <w:ins w:id="4" w:author="Даниил Дунаев" w:date="2026-05-02T21:27:00Z">
        <w:r w:rsidR="00D1771B">
          <w:t xml:space="preserve"> Иначе говоря,</w:t>
        </w:r>
      </w:ins>
      <w:ins w:id="5" w:author="Даниил Дунаев" w:date="2026-05-02T21:30:00Z">
        <w:r w:rsidR="00D1771B">
          <w:t xml:space="preserve"> 21 вопрос из анкеты </w:t>
        </w:r>
        <w:r w:rsidR="00D1771B" w:rsidRPr="00532A1C">
          <w:t>PVQ-21</w:t>
        </w:r>
      </w:ins>
      <w:ins w:id="6" w:author="Даниил Дунаев" w:date="2026-05-02T21:31:00Z">
        <w:r w:rsidR="00D1771B" w:rsidRPr="00D1771B">
          <w:t xml:space="preserve"> можно сгруппировать в 10 базовых ценностей, </w:t>
        </w:r>
        <w:r w:rsidR="00D1771B">
          <w:t xml:space="preserve">согласно </w:t>
        </w:r>
        <w:r w:rsidR="00D1771B" w:rsidRPr="00D1771B">
          <w:t>теори</w:t>
        </w:r>
        <w:r w:rsidR="00D1771B">
          <w:t>и</w:t>
        </w:r>
        <w:r w:rsidR="00D1771B" w:rsidRPr="00D1771B">
          <w:t xml:space="preserve"> Шварца</w:t>
        </w:r>
      </w:ins>
      <w:ins w:id="7" w:author="Даниил Дунаев" w:date="2026-05-02T21:33:00Z">
        <w:r w:rsidR="00D1771B">
          <w:t xml:space="preserve">. Дополнительно, </w:t>
        </w:r>
        <w:r w:rsidR="00D1771B" w:rsidRPr="00D1771B">
          <w:t>описа</w:t>
        </w:r>
      </w:ins>
      <w:ins w:id="8" w:author="Даниил Дунаев" w:date="2026-05-02T21:34:00Z">
        <w:r w:rsidR="00D1771B">
          <w:t>ние</w:t>
        </w:r>
      </w:ins>
      <w:ins w:id="9" w:author="Даниил Дунаев" w:date="2026-05-02T21:33:00Z">
        <w:r w:rsidR="00D1771B" w:rsidRPr="00D1771B">
          <w:t xml:space="preserve"> ценност</w:t>
        </w:r>
      </w:ins>
      <w:ins w:id="10" w:author="Даниил Дунаев" w:date="2026-05-02T21:34:00Z">
        <w:r w:rsidR="00D1771B">
          <w:t>ей</w:t>
        </w:r>
      </w:ins>
      <w:ins w:id="11" w:author="Даниил Дунаев" w:date="2026-05-02T21:33:00Z">
        <w:r w:rsidR="00D1771B" w:rsidRPr="00D1771B">
          <w:t xml:space="preserve"> не через 10 отдельных компонентов, а через 4 более общих ценностных блока.</w:t>
        </w:r>
      </w:ins>
    </w:p>
    <w:p w:rsidR="00532A1C" w:rsidRPr="0011722D" w:rsidRDefault="00532A1C" w:rsidP="0011722D">
      <w:pPr>
        <w:spacing w:line="360" w:lineRule="auto"/>
        <w:ind w:firstLine="360"/>
        <w:jc w:val="both"/>
      </w:pPr>
      <w:r w:rsidRPr="00532A1C">
        <w:t xml:space="preserve">H2. Для 10-факторной модели Шварца достигается </w:t>
      </w:r>
      <w:proofErr w:type="spellStart"/>
      <w:r w:rsidRPr="00532A1C">
        <w:t>конфигуральная</w:t>
      </w:r>
      <w:proofErr w:type="spellEnd"/>
      <w:r w:rsidRPr="00532A1C">
        <w:t xml:space="preserve"> и частичная метрическая инвариантность между странами. Скалярная инвариантность формально не тестируется (пакет </w:t>
      </w:r>
      <w:proofErr w:type="spellStart"/>
      <w:r w:rsidRPr="00532A1C">
        <w:t>semopy</w:t>
      </w:r>
      <w:proofErr w:type="spellEnd"/>
      <w:r w:rsidRPr="00532A1C">
        <w:t xml:space="preserve"> 2.3.11 не поддерживает </w:t>
      </w:r>
      <w:proofErr w:type="spellStart"/>
      <w:r w:rsidRPr="00532A1C">
        <w:t>constrained</w:t>
      </w:r>
      <w:proofErr w:type="spellEnd"/>
      <w:r w:rsidRPr="00532A1C">
        <w:t xml:space="preserve"> </w:t>
      </w:r>
      <w:proofErr w:type="spellStart"/>
      <w:r w:rsidRPr="00532A1C">
        <w:t>multigroup</w:t>
      </w:r>
      <w:proofErr w:type="spellEnd"/>
      <w:r w:rsidRPr="00532A1C">
        <w:t xml:space="preserve"> CFA); по </w:t>
      </w:r>
      <w:proofErr w:type="gramStart"/>
      <w:r w:rsidRPr="00532A1C">
        <w:t>литературе</w:t>
      </w:r>
      <w:r w:rsidR="004D4B37" w:rsidRPr="004D4B37">
        <w:t>[</w:t>
      </w:r>
      <w:proofErr w:type="gramEnd"/>
      <w:r w:rsidR="004D4B37" w:rsidRPr="004D4B37">
        <w:t>13]</w:t>
      </w:r>
      <w:r w:rsidRPr="00532A1C">
        <w:t xml:space="preserve"> в ESS она обычно не достигается.</w:t>
      </w:r>
      <w:ins w:id="12" w:author="Даниил Дунаев" w:date="2026-05-02T21:32:00Z">
        <w:r w:rsidR="00D1771B">
          <w:t xml:space="preserve"> </w:t>
        </w:r>
      </w:ins>
      <w:ins w:id="13" w:author="Даниил Дунаев" w:date="2026-05-02T21:35:00Z">
        <w:r w:rsidR="0011722D">
          <w:t xml:space="preserve">Иными словами, </w:t>
        </w:r>
        <w:r w:rsidR="0011722D" w:rsidRPr="0011722D">
          <w:t xml:space="preserve">структура ценностей Шварца </w:t>
        </w:r>
        <w:r w:rsidR="0011722D">
          <w:t xml:space="preserve">проявляется </w:t>
        </w:r>
        <w:r w:rsidR="0011722D" w:rsidRPr="0011722D">
          <w:t>примерно одинаково в разных странах</w:t>
        </w:r>
        <w:r w:rsidR="0011722D">
          <w:t>,</w:t>
        </w:r>
      </w:ins>
      <w:ins w:id="14" w:author="Даниил Дунаев" w:date="2026-05-02T21:36:00Z">
        <w:r w:rsidR="0011722D" w:rsidRPr="0011722D">
          <w:t xml:space="preserve"> большинство </w:t>
        </w:r>
        <w:r w:rsidR="0011722D">
          <w:t>ценностных блоков</w:t>
        </w:r>
        <w:r w:rsidR="0011722D" w:rsidRPr="0011722D">
          <w:t xml:space="preserve"> </w:t>
        </w:r>
        <w:r w:rsidR="0011722D">
          <w:t>принимают</w:t>
        </w:r>
        <w:r w:rsidR="0011722D" w:rsidRPr="0011722D">
          <w:t xml:space="preserve"> похожи</w:t>
        </w:r>
        <w:r w:rsidR="0011722D">
          <w:t>е</w:t>
        </w:r>
        <w:r w:rsidR="0011722D" w:rsidRPr="0011722D">
          <w:t xml:space="preserve"> </w:t>
        </w:r>
        <w:r w:rsidR="0011722D">
          <w:t>ответы</w:t>
        </w:r>
        <w:r w:rsidR="0011722D" w:rsidRPr="0011722D">
          <w:t>, но отдельные вопросы могут работать по-разному в разных странах.</w:t>
        </w:r>
      </w:ins>
    </w:p>
    <w:p w:rsidR="0011722D" w:rsidRPr="0011722D" w:rsidRDefault="00532A1C" w:rsidP="0011722D">
      <w:pPr>
        <w:spacing w:line="360" w:lineRule="auto"/>
        <w:ind w:firstLine="360"/>
        <w:jc w:val="both"/>
        <w:rPr>
          <w:ins w:id="15" w:author="Даниил Дунаев" w:date="2026-05-02T21:42:00Z"/>
        </w:rPr>
      </w:pPr>
      <w:r w:rsidRPr="00532A1C">
        <w:t xml:space="preserve">H3. ICC для целевой переменной </w:t>
      </w:r>
      <w:proofErr w:type="spellStart"/>
      <w:r w:rsidRPr="00532A1C">
        <w:t>ppltrst</w:t>
      </w:r>
      <w:proofErr w:type="spellEnd"/>
      <w:r w:rsidRPr="00532A1C">
        <w:t xml:space="preserve"> (</w:t>
      </w:r>
      <w:proofErr w:type="spellStart"/>
      <w:r w:rsidRPr="00532A1C">
        <w:t>people</w:t>
      </w:r>
      <w:proofErr w:type="spellEnd"/>
      <w:r w:rsidRPr="00532A1C">
        <w:t xml:space="preserve"> </w:t>
      </w:r>
      <w:proofErr w:type="spellStart"/>
      <w:r w:rsidRPr="00532A1C">
        <w:t>trust</w:t>
      </w:r>
      <w:proofErr w:type="spellEnd"/>
      <w:r w:rsidRPr="00532A1C">
        <w:t>, доверие к большинству людей; шкала 0-10) находится в диапазоне 0.10-0.20: страновой уровень объясняет значимую, но не доминирующую часть дисперсии индивидуальных оценок доверия.</w:t>
      </w:r>
      <w:ins w:id="16" w:author="Даниил Дунаев" w:date="2026-05-02T21:36:00Z">
        <w:r w:rsidR="0011722D">
          <w:t xml:space="preserve"> </w:t>
        </w:r>
      </w:ins>
      <w:ins w:id="17" w:author="Даниил Дунаев" w:date="2026-05-02T21:37:00Z">
        <w:r w:rsidR="0011722D">
          <w:t xml:space="preserve">То есть, </w:t>
        </w:r>
        <w:r w:rsidR="0011722D" w:rsidRPr="0011722D">
          <w:t>уровень доверия человека зависит не только от его личных характеристик, но и от страны, в которой он живёт.</w:t>
        </w:r>
      </w:ins>
      <w:ins w:id="18" w:author="Даниил Дунаев" w:date="2026-05-02T21:39:00Z">
        <w:r w:rsidR="0011722D" w:rsidRPr="0011722D">
          <w:t xml:space="preserve"> </w:t>
        </w:r>
      </w:ins>
    </w:p>
    <w:p w:rsidR="00532A1C" w:rsidRPr="0011722D" w:rsidRDefault="00532A1C" w:rsidP="0011722D">
      <w:pPr>
        <w:spacing w:line="360" w:lineRule="auto"/>
        <w:ind w:firstLine="360"/>
        <w:jc w:val="both"/>
      </w:pPr>
      <w:r w:rsidRPr="00532A1C">
        <w:t xml:space="preserve">H4. Ценности </w:t>
      </w:r>
      <w:proofErr w:type="spellStart"/>
      <w:r w:rsidRPr="00532A1C">
        <w:t>self-transcendence</w:t>
      </w:r>
      <w:proofErr w:type="spellEnd"/>
      <w:r w:rsidRPr="00532A1C">
        <w:t xml:space="preserve"> (</w:t>
      </w:r>
      <w:proofErr w:type="spellStart"/>
      <w:r w:rsidRPr="00532A1C">
        <w:t>самотрансценденция</w:t>
      </w:r>
      <w:proofErr w:type="spellEnd"/>
      <w:r w:rsidRPr="00532A1C">
        <w:t xml:space="preserve">, забота о других) положительно связаны с доверием, </w:t>
      </w:r>
      <w:proofErr w:type="spellStart"/>
      <w:r w:rsidRPr="00532A1C">
        <w:t>conservation</w:t>
      </w:r>
      <w:proofErr w:type="spellEnd"/>
      <w:r w:rsidRPr="00532A1C">
        <w:t xml:space="preserve"> (сохранение, ориентация на стабильность) - отрицательно, </w:t>
      </w:r>
      <w:proofErr w:type="spellStart"/>
      <w:r w:rsidRPr="00532A1C">
        <w:t>self-enhancement</w:t>
      </w:r>
      <w:proofErr w:type="spellEnd"/>
      <w:r w:rsidRPr="00532A1C">
        <w:t xml:space="preserve"> (самоутверждение, конкуренция за статус) - отрицательно (слабо). </w:t>
      </w:r>
      <w:proofErr w:type="gramStart"/>
      <w:r w:rsidRPr="00532A1C">
        <w:t>Механизм</w:t>
      </w:r>
      <w:r w:rsidR="004D4B37" w:rsidRPr="004D4B37">
        <w:t>[</w:t>
      </w:r>
      <w:proofErr w:type="gramEnd"/>
      <w:r w:rsidR="004D4B37" w:rsidRPr="004D4B37">
        <w:t>5]</w:t>
      </w:r>
      <w:r w:rsidRPr="00532A1C">
        <w:t>: альтруистические ценности формируют позитивные ожидания в отношении других.</w:t>
      </w:r>
      <w:r w:rsidR="004D4B37">
        <w:t xml:space="preserve"> </w:t>
      </w:r>
      <w:ins w:id="19" w:author="Даниил Дунаев" w:date="2026-05-02T21:41:00Z">
        <w:r w:rsidR="0011722D">
          <w:t>Л</w:t>
        </w:r>
        <w:r w:rsidR="0011722D" w:rsidRPr="0011722D">
          <w:t>юди с разными ценностными ориентациями по-разному склонны доверять окружающим.</w:t>
        </w:r>
      </w:ins>
    </w:p>
    <w:p w:rsidR="00751C93" w:rsidRDefault="00532A1C" w:rsidP="002859AE">
      <w:pPr>
        <w:spacing w:line="360" w:lineRule="auto"/>
        <w:ind w:firstLine="360"/>
        <w:jc w:val="both"/>
        <w:rPr>
          <w:ins w:id="20" w:author="Даниил Дунаев" w:date="2026-05-02T21:52:00Z"/>
        </w:rPr>
      </w:pPr>
      <w:r w:rsidRPr="00532A1C">
        <w:t xml:space="preserve">H5. Страновые GDP </w:t>
      </w:r>
      <w:proofErr w:type="spellStart"/>
      <w:r w:rsidRPr="00532A1C">
        <w:t>per</w:t>
      </w:r>
      <w:proofErr w:type="spellEnd"/>
      <w:r w:rsidRPr="00532A1C">
        <w:t xml:space="preserve"> </w:t>
      </w:r>
      <w:proofErr w:type="spellStart"/>
      <w:r w:rsidRPr="00532A1C">
        <w:t>capita</w:t>
      </w:r>
      <w:proofErr w:type="spellEnd"/>
      <w:r w:rsidRPr="00532A1C">
        <w:t xml:space="preserve">, </w:t>
      </w:r>
      <w:proofErr w:type="spellStart"/>
      <w:r w:rsidRPr="00532A1C">
        <w:t>Gini</w:t>
      </w:r>
      <w:proofErr w:type="spellEnd"/>
      <w:r w:rsidRPr="00532A1C">
        <w:t xml:space="preserve"> и CPI связаны с уровнем доверия: выше доход и CPI - выше доверие, выше неравенство - ниже.</w:t>
      </w:r>
      <w:ins w:id="21" w:author="Даниил Дунаев" w:date="2026-05-02T21:42:00Z">
        <w:r w:rsidR="0011722D">
          <w:t xml:space="preserve"> С</w:t>
        </w:r>
        <w:r w:rsidR="0011722D" w:rsidRPr="0011722D">
          <w:t>оциальное доверие зависит не только от индивидуальных ценностей и характеристик человека, но и от условий в стране.</w:t>
        </w:r>
      </w:ins>
    </w:p>
    <w:p w:rsidR="002859AE" w:rsidRPr="00532A1C" w:rsidRDefault="002859AE" w:rsidP="002859AE">
      <w:pPr>
        <w:spacing w:line="360" w:lineRule="auto"/>
        <w:ind w:firstLine="360"/>
        <w:jc w:val="both"/>
      </w:pPr>
      <w:ins w:id="22" w:author="Даниил Дунаев" w:date="2026-05-02T21:52:00Z">
        <w:r>
          <w:t>Т</w:t>
        </w:r>
      </w:ins>
      <w:ins w:id="23" w:author="Даниил Дунаев" w:date="2026-05-02T21:53:00Z">
        <w:r>
          <w:t>аким образом, в настоящем разделе были обозначены: основная проблема, цели и задачи исследования</w:t>
        </w:r>
      </w:ins>
      <w:ins w:id="24" w:author="Даниил Дунаев" w:date="2026-05-02T21:54:00Z">
        <w:r>
          <w:t>, а т</w:t>
        </w:r>
      </w:ins>
      <w:ins w:id="25" w:author="Даниил Дунаев" w:date="2026-05-02T21:53:00Z">
        <w:r>
          <w:t xml:space="preserve">акже, </w:t>
        </w:r>
      </w:ins>
      <w:ins w:id="26" w:author="Даниил Дунаев" w:date="2026-05-02T21:54:00Z">
        <w:r>
          <w:t>выделены гипотезы и вопросы, ответы на которые позволят прийти к итоговому выводу.</w:t>
        </w:r>
      </w:ins>
    </w:p>
    <w:p w:rsidR="00D608F4" w:rsidRPr="00B92F49" w:rsidRDefault="00000000" w:rsidP="00751C93">
      <w:pPr>
        <w:pStyle w:val="1"/>
      </w:pPr>
      <w:bookmarkStart w:id="27" w:name="_Toc228709351"/>
      <w:r w:rsidRPr="00B92F49">
        <w:lastRenderedPageBreak/>
        <w:t xml:space="preserve">2. </w:t>
      </w:r>
      <w:r w:rsidR="00751C93">
        <w:t>Анализ литературы</w:t>
      </w:r>
      <w:bookmarkEnd w:id="27"/>
    </w:p>
    <w:p w:rsidR="00D608F4" w:rsidRDefault="00000000" w:rsidP="0011722D">
      <w:pPr>
        <w:spacing w:line="360" w:lineRule="auto"/>
        <w:ind w:firstLine="360"/>
        <w:jc w:val="both"/>
      </w:pPr>
      <w:r>
        <w:t>Настоящий раздел представляет теоретические основания проводимого исследования. Раскрывается содержание теории базовых ценностей Ш. Шварца как измерительной модели индивидуальных ценностных приоритетов, излагается концепция генерализованного социального доверия, рассматриваются теоретические механизмы связи ценностей и доверия, обосновывается необходимость многоуровневого подхода к иерархическим данным и формулируется роль методов машинного обучения как альтернативного методологического инструмента, дополняющего параметрическое моделирование.</w:t>
      </w:r>
    </w:p>
    <w:p w:rsidR="00D608F4" w:rsidRPr="00B92F49" w:rsidRDefault="00000000" w:rsidP="00B92F49">
      <w:pPr>
        <w:pStyle w:val="2"/>
      </w:pPr>
      <w:bookmarkStart w:id="28" w:name="_Toc228709352"/>
      <w:r w:rsidRPr="00B92F49">
        <w:t>2.1. Базовые ценности по модели Ш. Шварца</w:t>
      </w:r>
      <w:bookmarkEnd w:id="28"/>
    </w:p>
    <w:p w:rsidR="00D608F4" w:rsidRDefault="00000000" w:rsidP="0011722D">
      <w:pPr>
        <w:spacing w:line="360" w:lineRule="auto"/>
        <w:ind w:firstLine="360"/>
        <w:jc w:val="both"/>
      </w:pPr>
      <w:r>
        <w:t xml:space="preserve">Теория базовых человеческих ценностей Ш. Шварца </w:t>
      </w:r>
      <w:r w:rsidR="005D6804" w:rsidRPr="005D6804">
        <w:t>[10][6]</w:t>
      </w:r>
      <w:r>
        <w:t xml:space="preserve"> описывает ценности как устойчивые убеждения индивида о желательных целях, выходящих за рамки конкретных ситуаций и выступающих ориентирами в жизни. Ценности рассматриваются как мотивационные конструкты, структурирующие поведение и оценку социальных объектов. В рамках данной модели выделяется десять первичных ценностей, универсально воспроизводящихся в культурах различных регионов мира: самостоятельность (Self-</w:t>
      </w:r>
      <w:proofErr w:type="spellStart"/>
      <w:r>
        <w:t>Direction</w:t>
      </w:r>
      <w:proofErr w:type="spellEnd"/>
      <w:r>
        <w:t>, SD), стимуляция (</w:t>
      </w:r>
      <w:proofErr w:type="spellStart"/>
      <w:r>
        <w:t>Stimulation</w:t>
      </w:r>
      <w:proofErr w:type="spellEnd"/>
      <w:r>
        <w:t>, ST), гедонизм (</w:t>
      </w:r>
      <w:proofErr w:type="spellStart"/>
      <w:r>
        <w:t>Hedonism</w:t>
      </w:r>
      <w:proofErr w:type="spellEnd"/>
      <w:r>
        <w:t>, HE), достижения (</w:t>
      </w:r>
      <w:proofErr w:type="spellStart"/>
      <w:r>
        <w:t>Achievement</w:t>
      </w:r>
      <w:proofErr w:type="spellEnd"/>
      <w:r>
        <w:t>, AC), власть (Power, PO), безопасность (Security, SE), конформизм (</w:t>
      </w:r>
      <w:proofErr w:type="spellStart"/>
      <w:r>
        <w:t>Conformity</w:t>
      </w:r>
      <w:proofErr w:type="spellEnd"/>
      <w:r>
        <w:t>, CO), традиция (</w:t>
      </w:r>
      <w:proofErr w:type="spellStart"/>
      <w:r>
        <w:t>Tradition</w:t>
      </w:r>
      <w:proofErr w:type="spellEnd"/>
      <w:r>
        <w:t>, TR), благожелательность (</w:t>
      </w:r>
      <w:proofErr w:type="spellStart"/>
      <w:r>
        <w:t>Benevolence</w:t>
      </w:r>
      <w:proofErr w:type="spellEnd"/>
      <w:r>
        <w:t>, BE) и универсализм (</w:t>
      </w:r>
      <w:proofErr w:type="spellStart"/>
      <w:r>
        <w:t>Universalism</w:t>
      </w:r>
      <w:proofErr w:type="spellEnd"/>
      <w:r>
        <w:t>, UN).</w:t>
      </w:r>
    </w:p>
    <w:p w:rsidR="00D608F4" w:rsidRDefault="00000000" w:rsidP="0011722D">
      <w:pPr>
        <w:spacing w:line="360" w:lineRule="auto"/>
        <w:ind w:firstLine="360"/>
        <w:jc w:val="both"/>
      </w:pPr>
      <w:r>
        <w:t xml:space="preserve">Данные десять ценностей образуют </w:t>
      </w:r>
      <w:proofErr w:type="spellStart"/>
      <w:r>
        <w:t>циркумплексную</w:t>
      </w:r>
      <w:proofErr w:type="spellEnd"/>
      <w:r>
        <w:t xml:space="preserve"> структуру, в которой соседние ценности совместимы по мотивационному содержанию, а диаметрально противоположные </w:t>
      </w:r>
      <w:r w:rsidR="002779C4">
        <w:t xml:space="preserve">– </w:t>
      </w:r>
      <w:r>
        <w:t>конфликтуют. На более высоком уровне абстракции первичные ценности группируются в четыре высших измерения, образующие две биполярные оси. Первая ось противопоставляет открытость изменениям (</w:t>
      </w:r>
      <w:proofErr w:type="spellStart"/>
      <w:r>
        <w:t>Openness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Change: самостоятельность, стимуляция, гедонизм) и сохранение (</w:t>
      </w:r>
      <w:proofErr w:type="spellStart"/>
      <w:r>
        <w:t>Conservation</w:t>
      </w:r>
      <w:proofErr w:type="spellEnd"/>
      <w:r>
        <w:t xml:space="preserve">: безопасность, конформизм, традиция); вторая </w:t>
      </w:r>
      <w:r w:rsidR="0011722D">
        <w:t>–</w:t>
      </w:r>
      <w:r>
        <w:t xml:space="preserve"> </w:t>
      </w:r>
      <w:proofErr w:type="spellStart"/>
      <w:r>
        <w:t>самотрансценденцию</w:t>
      </w:r>
      <w:proofErr w:type="spellEnd"/>
      <w:r>
        <w:t xml:space="preserve"> (Self-</w:t>
      </w:r>
      <w:proofErr w:type="spellStart"/>
      <w:r>
        <w:t>Transcendence</w:t>
      </w:r>
      <w:proofErr w:type="spellEnd"/>
      <w:r>
        <w:t>: универсализм, благожелательность) и самоутверждение (Self-</w:t>
      </w:r>
      <w:proofErr w:type="spellStart"/>
      <w:r>
        <w:t>Enhancement</w:t>
      </w:r>
      <w:proofErr w:type="spellEnd"/>
      <w:r>
        <w:t>: достижения, власть). Первая ось описывает противоречие между автономией и нормативной стабильностью, вторая — между заботой о других и личным успехом.</w:t>
      </w:r>
      <w:r w:rsidR="002779C4">
        <w:t xml:space="preserve"> Данная структура хорошо отображается за счет круговой диаграммы.</w:t>
      </w:r>
    </w:p>
    <w:p w:rsidR="002779C4" w:rsidRDefault="002779C4" w:rsidP="002779C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682238" cy="3686175"/>
            <wp:effectExtent l="0" t="0" r="1270" b="0"/>
            <wp:docPr id="1914425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25557" name="Рисунок 19144255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043" cy="370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9C4" w:rsidRDefault="002779C4" w:rsidP="002779C4">
      <w:pPr>
        <w:spacing w:line="360" w:lineRule="auto"/>
        <w:jc w:val="center"/>
      </w:pPr>
      <w:r>
        <w:t xml:space="preserve">Рисунок </w:t>
      </w:r>
      <w:r w:rsidR="00B92F49">
        <w:t>2.</w:t>
      </w:r>
      <w:r>
        <w:t xml:space="preserve">1. </w:t>
      </w:r>
      <w:proofErr w:type="spellStart"/>
      <w:r w:rsidR="007A6927">
        <w:t>Циркумплексная</w:t>
      </w:r>
      <w:proofErr w:type="spellEnd"/>
      <w:r w:rsidR="007A6927">
        <w:t xml:space="preserve"> модель ценностей.</w:t>
      </w:r>
    </w:p>
    <w:p w:rsidR="00D608F4" w:rsidRDefault="00000000" w:rsidP="0011722D">
      <w:pPr>
        <w:spacing w:line="360" w:lineRule="auto"/>
        <w:ind w:firstLine="360"/>
        <w:jc w:val="both"/>
      </w:pPr>
      <w:r>
        <w:t xml:space="preserve">В European Social Survey измерение ценностей реализуется через </w:t>
      </w:r>
      <w:proofErr w:type="spellStart"/>
      <w:r>
        <w:t>Portrait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Questionnaire</w:t>
      </w:r>
      <w:proofErr w:type="spellEnd"/>
      <w:r>
        <w:t xml:space="preserve"> (PVQ-21) </w:t>
      </w:r>
      <w:r w:rsidR="007A6927">
        <w:t>–</w:t>
      </w:r>
      <w:r>
        <w:t xml:space="preserve"> опросник, содержащий 21 описание гипотетических людей, каждое из которых характеризует носителя одной из первичных ценностей. Респондент оценивает сходство описания с собой по </w:t>
      </w:r>
      <w:proofErr w:type="spellStart"/>
      <w:r>
        <w:t>шестибалльной</w:t>
      </w:r>
      <w:proofErr w:type="spellEnd"/>
      <w:r>
        <w:t xml:space="preserve"> шкале</w:t>
      </w:r>
      <w:r w:rsidR="007A6927">
        <w:t>, где 1 – «не согласен полностью», 6 – «согласен полностью»</w:t>
      </w:r>
      <w:r>
        <w:t>.</w:t>
      </w:r>
    </w:p>
    <w:p w:rsidR="00D608F4" w:rsidRDefault="00000000" w:rsidP="00B92F49">
      <w:pPr>
        <w:pStyle w:val="2"/>
      </w:pPr>
      <w:bookmarkStart w:id="29" w:name="_Toc228709353"/>
      <w:r>
        <w:t>2.2. Генерализованное социальное доверие</w:t>
      </w:r>
      <w:bookmarkEnd w:id="29"/>
    </w:p>
    <w:p w:rsidR="00E140F3" w:rsidRDefault="00000000">
      <w:pPr>
        <w:spacing w:line="360" w:lineRule="auto"/>
        <w:ind w:firstLine="709"/>
        <w:jc w:val="both"/>
      </w:pPr>
      <w:r>
        <w:t xml:space="preserve">В литературе принято </w:t>
      </w:r>
      <w:r w:rsidR="00E140F3">
        <w:t>разграничивать</w:t>
      </w:r>
      <w:r>
        <w:t xml:space="preserve"> три основных типа доверия:</w:t>
      </w:r>
    </w:p>
    <w:p w:rsidR="00E140F3" w:rsidRDefault="00000000" w:rsidP="00E140F3">
      <w:pPr>
        <w:pStyle w:val="a4"/>
        <w:numPr>
          <w:ilvl w:val="0"/>
          <w:numId w:val="2"/>
        </w:numPr>
        <w:spacing w:line="360" w:lineRule="auto"/>
        <w:jc w:val="both"/>
      </w:pPr>
      <w:r>
        <w:t>партикулярное, направленное на членов известного круга (семья, друзья, коллеги);</w:t>
      </w:r>
    </w:p>
    <w:p w:rsidR="00E140F3" w:rsidRDefault="00000000" w:rsidP="00E140F3">
      <w:pPr>
        <w:pStyle w:val="a4"/>
        <w:numPr>
          <w:ilvl w:val="0"/>
          <w:numId w:val="2"/>
        </w:numPr>
        <w:spacing w:line="360" w:lineRule="auto"/>
        <w:jc w:val="both"/>
      </w:pPr>
      <w:r>
        <w:t>институциональное, связанное с оценкой качества работы государственных органов, судов, полиции, СМИ;</w:t>
      </w:r>
    </w:p>
    <w:p w:rsidR="00E140F3" w:rsidRDefault="00000000" w:rsidP="00E140F3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генерализованное, относящееся к доверию большинству незнакомых людей в обществе </w:t>
      </w:r>
      <w:r w:rsidR="005D6804" w:rsidRPr="005D6804">
        <w:t>[12]</w:t>
      </w:r>
      <w:r>
        <w:t xml:space="preserve">. </w:t>
      </w:r>
    </w:p>
    <w:p w:rsidR="00D608F4" w:rsidRDefault="00000000" w:rsidP="00E140F3">
      <w:pPr>
        <w:spacing w:line="360" w:lineRule="auto"/>
        <w:ind w:firstLine="360"/>
        <w:jc w:val="both"/>
      </w:pPr>
      <w:r>
        <w:t xml:space="preserve">Именно генерализованное доверие рассматривается в настоящей работе, поскольку оно измеряется стандартным индикатором ESS </w:t>
      </w:r>
      <w:proofErr w:type="spellStart"/>
      <w:r>
        <w:t>ppltrst</w:t>
      </w:r>
      <w:proofErr w:type="spellEnd"/>
      <w:r w:rsidR="00E140F3">
        <w:t xml:space="preserve"> –</w:t>
      </w:r>
      <w:r>
        <w:t xml:space="preserve"> ответом респондента на вопрос о том, можно ли в целом доверять большинству людей, по шкале от 0 до 10.</w:t>
      </w:r>
    </w:p>
    <w:p w:rsidR="00E140F3" w:rsidRDefault="00000000" w:rsidP="00E140F3">
      <w:pPr>
        <w:spacing w:line="360" w:lineRule="auto"/>
        <w:ind w:firstLine="360"/>
        <w:jc w:val="both"/>
      </w:pPr>
      <w:r>
        <w:t>В теоретической литературе конкурируют дв</w:t>
      </w:r>
      <w:r w:rsidR="00E140F3">
        <w:t>а основных подхода</w:t>
      </w:r>
      <w:r>
        <w:t xml:space="preserve"> происхождения генерализованного доверия.</w:t>
      </w:r>
    </w:p>
    <w:p w:rsidR="00E140F3" w:rsidRDefault="00000000" w:rsidP="00E140F3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Социально-капитальный подход </w:t>
      </w:r>
      <w:r w:rsidR="001B4363" w:rsidRPr="001B4363">
        <w:t>[1][2]</w:t>
      </w:r>
      <w:r>
        <w:t xml:space="preserve"> связывает уровень доверия с плотностью гражданских </w:t>
      </w:r>
      <w:r w:rsidR="00E140F3">
        <w:t>обществ</w:t>
      </w:r>
      <w:r>
        <w:t xml:space="preserve">, добровольных контактов и участия в коллективных </w:t>
      </w:r>
      <w:r>
        <w:lastRenderedPageBreak/>
        <w:t>действиях. Согласно данной перспективе, доверие формируется в процессе повторяющихся позитивных взаимодействий и является результатом накопленного социального капитала.</w:t>
      </w:r>
    </w:p>
    <w:p w:rsidR="00800395" w:rsidRDefault="00000000" w:rsidP="00E140F3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Институциональный подход </w:t>
      </w:r>
      <w:r w:rsidR="001B4363" w:rsidRPr="001B4363">
        <w:t>[5][11]</w:t>
      </w:r>
      <w:r w:rsidR="00E140F3">
        <w:t>, который</w:t>
      </w:r>
      <w:r>
        <w:t xml:space="preserve"> трактует доверие как функцию качества институциональной среды: беспристрастные, эффективные и слабо коррумпированные институты создают условия для распространения взаимного доверия, тогда как коррумпированные институты и выраженное экономическое неравенство подрывают его.</w:t>
      </w:r>
    </w:p>
    <w:p w:rsidR="00D608F4" w:rsidRDefault="00000000" w:rsidP="00800395">
      <w:pPr>
        <w:spacing w:line="360" w:lineRule="auto"/>
        <w:ind w:firstLine="360"/>
        <w:jc w:val="both"/>
      </w:pPr>
      <w:r>
        <w:t xml:space="preserve">Кросс-национальные эмпирические исследования преимущественно подтверждают институциональную перспективу: именно показатели качества управления и уровня коррупции обнаруживают наиболее сильную связь с </w:t>
      </w:r>
      <w:proofErr w:type="spellStart"/>
      <w:r>
        <w:t>межстрановой</w:t>
      </w:r>
      <w:proofErr w:type="spellEnd"/>
      <w:r>
        <w:t xml:space="preserve"> вариацией доверия.</w:t>
      </w:r>
    </w:p>
    <w:p w:rsidR="00800395" w:rsidRDefault="00000000" w:rsidP="00B92F49">
      <w:pPr>
        <w:pStyle w:val="2"/>
      </w:pPr>
      <w:bookmarkStart w:id="30" w:name="_Toc228709354"/>
      <w:r>
        <w:t>2.3. Теоретическая связь ценностей и доверия</w:t>
      </w:r>
      <w:bookmarkEnd w:id="30"/>
    </w:p>
    <w:p w:rsidR="00D608F4" w:rsidRDefault="00000000" w:rsidP="00800395">
      <w:pPr>
        <w:spacing w:line="360" w:lineRule="auto"/>
        <w:ind w:firstLine="360"/>
        <w:jc w:val="both"/>
      </w:pPr>
      <w:r>
        <w:t xml:space="preserve">Концепция морального доверия, предложенная Э. </w:t>
      </w:r>
      <w:proofErr w:type="spellStart"/>
      <w:r>
        <w:t>Усланером</w:t>
      </w:r>
      <w:proofErr w:type="spellEnd"/>
      <w:r>
        <w:t xml:space="preserve"> </w:t>
      </w:r>
      <w:r w:rsidR="001B4363" w:rsidRPr="001B4363">
        <w:t>[5]</w:t>
      </w:r>
      <w:r>
        <w:t xml:space="preserve">, представляет генерализованное доверие как проекцию внутренних ценностных установок </w:t>
      </w:r>
      <w:r w:rsidR="00800395">
        <w:t>субъекта</w:t>
      </w:r>
      <w:r>
        <w:t xml:space="preserve"> в социальную сферу. В рамках данной схемы доверие рассматривается не как результат рационального расч</w:t>
      </w:r>
      <w:r w:rsidR="00800395">
        <w:t>е</w:t>
      </w:r>
      <w:r>
        <w:t>та по поводу намерений других, а как моральное ожидание, основанное на представлении об универсальной общности интересов. Альтруистические ценности, формирующие универсализм и благожелательность, создают позитивные ожидания в отношении незнакомцев и теоретически должны положительно коррелировать с генерализованным доверием.</w:t>
      </w:r>
    </w:p>
    <w:p w:rsidR="00D608F4" w:rsidRDefault="00000000" w:rsidP="00800395">
      <w:pPr>
        <w:spacing w:line="360" w:lineRule="auto"/>
        <w:ind w:firstLine="360"/>
        <w:jc w:val="both"/>
      </w:pPr>
      <w:r>
        <w:t>Ценности, формирующие безопасность</w:t>
      </w:r>
      <w:r w:rsidR="00800395">
        <w:t xml:space="preserve"> в обществе</w:t>
      </w:r>
      <w:r>
        <w:t xml:space="preserve">, связаны с ориентацией на стабильность ближайшего социального окружения и могут ограничивать доверие к индивидам за пределами известного круга. </w:t>
      </w:r>
      <w:r w:rsidR="00800395">
        <w:t>Ценности,</w:t>
      </w:r>
      <w:r>
        <w:t xml:space="preserve"> </w:t>
      </w:r>
      <w:r w:rsidR="00800395">
        <w:t xml:space="preserve">формирующие </w:t>
      </w:r>
      <w:r>
        <w:t>самоутверждени</w:t>
      </w:r>
      <w:r w:rsidR="00800395">
        <w:t>е</w:t>
      </w:r>
      <w:r>
        <w:t>, акцентирующие конкурентную мотивацию и иерархическое восприятие социальных отношений, теоретически должны давать отрицательный знак в регрессии на доверие, хотя эмпирически данный эффект нередко оказывается слабым и неустойчивым. Ценности открытости изменениям не имеют однозначного теоретического направления: любопытство и стремление к новому совместимы с открытостью незнакомцам, однако акцент на индивидуальной автономии может ослаблять коллективные моральные нормы, на которые опирается доверие.</w:t>
      </w:r>
    </w:p>
    <w:p w:rsidR="00D608F4" w:rsidRDefault="00000000" w:rsidP="00B92F49">
      <w:pPr>
        <w:pStyle w:val="2"/>
      </w:pPr>
      <w:bookmarkStart w:id="31" w:name="_Toc228709355"/>
      <w:r>
        <w:t>2.4. Многоуровневый подход к иерархическим данным</w:t>
      </w:r>
      <w:bookmarkEnd w:id="31"/>
    </w:p>
    <w:p w:rsidR="000D2002" w:rsidRDefault="00000000" w:rsidP="00800395">
      <w:pPr>
        <w:spacing w:line="360" w:lineRule="auto"/>
        <w:ind w:firstLine="360"/>
        <w:jc w:val="both"/>
      </w:pPr>
      <w:r>
        <w:t xml:space="preserve">Кросс-национальные опросные данные обладают иерархической структурой: </w:t>
      </w:r>
      <w:r w:rsidR="000D2002">
        <w:t>субъекты</w:t>
      </w:r>
      <w:r>
        <w:t xml:space="preserve"> </w:t>
      </w:r>
      <w:r w:rsidR="000D2002">
        <w:t>имеют</w:t>
      </w:r>
      <w:r>
        <w:t xml:space="preserve"> стран</w:t>
      </w:r>
      <w:r w:rsidR="000D2002">
        <w:t>овую принадлежность</w:t>
      </w:r>
      <w:r>
        <w:t xml:space="preserve">, и наблюдения внутри одной страны систематически отличаются от наблюдений из других стран как по наблюдаемым, так и по ненаблюдаемым </w:t>
      </w:r>
      <w:r>
        <w:lastRenderedPageBreak/>
        <w:t>характеристикам. Применение обычной линейной регрессии к таким данным влечёт два методологических риска.</w:t>
      </w:r>
    </w:p>
    <w:p w:rsidR="000D2002" w:rsidRDefault="000D2002" w:rsidP="000D2002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Смешение </w:t>
      </w:r>
      <w:proofErr w:type="spellStart"/>
      <w:r>
        <w:t>межстрановых</w:t>
      </w:r>
      <w:proofErr w:type="spellEnd"/>
      <w:r>
        <w:t xml:space="preserve"> и индивидуальных эффектов: коэффициент при индивидуальной переменной может отражать как внутри-страновую связь, так и систематическое различие средних между странами.</w:t>
      </w:r>
    </w:p>
    <w:p w:rsidR="00D608F4" w:rsidRDefault="000D2002" w:rsidP="000D2002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Занижение стандартных ошибок из-за нарушения предпосылки о независимости наблюдений </w:t>
      </w:r>
      <w:r w:rsidR="001B4363" w:rsidRPr="001B4363">
        <w:t>[14]</w:t>
      </w:r>
      <w:r>
        <w:t>: наблюдения внутри одной страны коррелированы по ненаблюдаемым характеристикам, что ведёт к ложному обнаружению значимости эффектов.</w:t>
      </w:r>
    </w:p>
    <w:p w:rsidR="00D608F4" w:rsidRDefault="00000000" w:rsidP="000D2002">
      <w:pPr>
        <w:spacing w:line="360" w:lineRule="auto"/>
        <w:ind w:firstLine="360"/>
        <w:jc w:val="both"/>
      </w:pPr>
      <w:r>
        <w:t>Стандартным решением является многоуровневая (</w:t>
      </w:r>
      <w:proofErr w:type="spellStart"/>
      <w:r>
        <w:t>multilevel</w:t>
      </w:r>
      <w:proofErr w:type="spellEnd"/>
      <w:r>
        <w:t xml:space="preserve">) регрессия с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intercept</w:t>
      </w:r>
      <w:proofErr w:type="spellEnd"/>
      <w:r>
        <w:t xml:space="preserve"> </w:t>
      </w:r>
      <w:r w:rsidR="000D2002">
        <w:t xml:space="preserve">– </w:t>
      </w:r>
      <w:r>
        <w:t>случайным свободным членом, специфичным для каждой страны. Формально модель на двух уровнях записывается следующим образом:</w:t>
      </w:r>
    </w:p>
    <w:p w:rsidR="00D608F4" w:rsidRDefault="00000000">
      <w:pPr>
        <w:spacing w:before="100" w:after="100" w:line="360" w:lineRule="auto"/>
        <w:jc w:val="center"/>
      </w:pPr>
      <w:proofErr w:type="spellStart"/>
      <w:r>
        <w:rPr>
          <w:i/>
          <w:iCs/>
        </w:rPr>
        <w:t>Y_ij</w:t>
      </w:r>
      <w:proofErr w:type="spellEnd"/>
      <w:r>
        <w:rPr>
          <w:i/>
          <w:iCs/>
        </w:rPr>
        <w:t xml:space="preserve"> = β₀ + β₁·</w:t>
      </w:r>
      <w:proofErr w:type="spellStart"/>
      <w:r>
        <w:rPr>
          <w:i/>
          <w:iCs/>
        </w:rPr>
        <w:t>X_ij</w:t>
      </w:r>
      <w:proofErr w:type="spellEnd"/>
      <w:r>
        <w:rPr>
          <w:i/>
          <w:iCs/>
        </w:rPr>
        <w:t xml:space="preserve"> + γ₁·</w:t>
      </w:r>
      <w:proofErr w:type="spellStart"/>
      <w:r>
        <w:rPr>
          <w:i/>
          <w:iCs/>
        </w:rPr>
        <w:t>Z_j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u_j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e_ij</w:t>
      </w:r>
      <w:proofErr w:type="spellEnd"/>
      <w:r>
        <w:rPr>
          <w:i/>
          <w:iCs/>
        </w:rPr>
        <w:t>,</w:t>
      </w:r>
    </w:p>
    <w:p w:rsidR="00D608F4" w:rsidRDefault="00000000">
      <w:pPr>
        <w:spacing w:line="360" w:lineRule="auto"/>
        <w:jc w:val="both"/>
      </w:pPr>
      <w:r>
        <w:t xml:space="preserve">где </w:t>
      </w:r>
      <w:proofErr w:type="spellStart"/>
      <w:r>
        <w:t>Y_ij</w:t>
      </w:r>
      <w:proofErr w:type="spellEnd"/>
      <w:r>
        <w:t xml:space="preserve"> — индивидуальное значение зависимой переменной для респондента i в стране j; </w:t>
      </w:r>
      <w:proofErr w:type="spellStart"/>
      <w:r>
        <w:t>X_ij</w:t>
      </w:r>
      <w:proofErr w:type="spellEnd"/>
      <w:r>
        <w:t xml:space="preserve"> — вектор индивидуальных предикторов; </w:t>
      </w:r>
      <w:proofErr w:type="spellStart"/>
      <w:r>
        <w:t>Z_j</w:t>
      </w:r>
      <w:proofErr w:type="spellEnd"/>
      <w:r>
        <w:t xml:space="preserve"> — вектор страновых предикторов; </w:t>
      </w:r>
      <w:proofErr w:type="spellStart"/>
      <w:r>
        <w:t>u_j</w:t>
      </w:r>
      <w:proofErr w:type="spellEnd"/>
      <w:r>
        <w:t xml:space="preserve"> ~ </w:t>
      </w:r>
      <w:proofErr w:type="gramStart"/>
      <w:r>
        <w:t>N(</w:t>
      </w:r>
      <w:proofErr w:type="gramEnd"/>
      <w:r>
        <w:t xml:space="preserve">0, τ²) — случайный эффект страны; </w:t>
      </w:r>
      <w:proofErr w:type="spellStart"/>
      <w:r>
        <w:t>e_ij</w:t>
      </w:r>
      <w:proofErr w:type="spellEnd"/>
      <w:r>
        <w:t xml:space="preserve"> ~ N(0, σ²) — индивидуальная ошибка. На основе данной спецификации рассчитывается внутриклассовый коэффициент корреляции:</w:t>
      </w:r>
    </w:p>
    <w:p w:rsidR="00D608F4" w:rsidRDefault="00000000">
      <w:pPr>
        <w:spacing w:before="100" w:after="100" w:line="360" w:lineRule="auto"/>
        <w:jc w:val="center"/>
      </w:pPr>
      <w:r>
        <w:rPr>
          <w:i/>
          <w:iCs/>
        </w:rPr>
        <w:t>ICC = τ² / (τ² + σ²),</w:t>
      </w:r>
    </w:p>
    <w:p w:rsidR="00D608F4" w:rsidRDefault="00000000">
      <w:pPr>
        <w:spacing w:line="360" w:lineRule="auto"/>
        <w:jc w:val="both"/>
      </w:pPr>
      <w:r>
        <w:t xml:space="preserve">характеризующий долю общей дисперсии зависимой переменной, приходящуюся на страновой уровень. В литературе значение ICC ≥ 0,05 считается достаточным для обоснования использования многоуровневой спецификации </w:t>
      </w:r>
      <w:r w:rsidR="001B4363" w:rsidRPr="001B4363">
        <w:t>[14]</w:t>
      </w:r>
      <w:r>
        <w:t xml:space="preserve">. Данные настоящего исследования охватывают 29 стран </w:t>
      </w:r>
      <w:r w:rsidR="004C7BE6">
        <w:t>–</w:t>
      </w:r>
      <w:r>
        <w:t xml:space="preserve"> это нижняя граница рекомендованного диапазона для частотной оценки параметров второго уровня, что требует консервативной интерпретации страновых коэффициентов.</w:t>
      </w:r>
    </w:p>
    <w:p w:rsidR="00D608F4" w:rsidRDefault="00000000" w:rsidP="00B92F49">
      <w:pPr>
        <w:pStyle w:val="2"/>
      </w:pPr>
      <w:bookmarkStart w:id="32" w:name="_Toc228709356"/>
      <w:r>
        <w:t>2.5. Страновые факторы социального доверия</w:t>
      </w:r>
      <w:bookmarkEnd w:id="32"/>
    </w:p>
    <w:p w:rsidR="00D608F4" w:rsidRDefault="00000000" w:rsidP="004C7BE6">
      <w:pPr>
        <w:spacing w:line="360" w:lineRule="auto"/>
        <w:ind w:firstLine="360"/>
        <w:jc w:val="both"/>
      </w:pPr>
      <w:r>
        <w:t xml:space="preserve">На страновом уровне в настоящем исследовании используются три показателя за 2018 год, совместно покрывающие основные механизмы, выделяемые в литературе о детерминантах доверия. Валовой внутренний продукт на душу населения по паритету покупательной способности </w:t>
      </w:r>
      <w:r w:rsidR="001B4363" w:rsidRPr="001B4363">
        <w:t>[16]</w:t>
      </w:r>
      <w:r>
        <w:t xml:space="preserve"> характеризует уровень экономического благосостояния и отражает гипотезу о связи экономического развития и доверия. Индекс Джини </w:t>
      </w:r>
      <w:r w:rsidR="001B4363" w:rsidRPr="001B4363">
        <w:t>[17]</w:t>
      </w:r>
      <w:r>
        <w:t xml:space="preserve"> измеряет неравенство распределения доходов и соответствует распределительной перспективе: чем выше неравенство, тем сильнее социальная фрагментация и тем ниже </w:t>
      </w:r>
      <w:r>
        <w:lastRenderedPageBreak/>
        <w:t xml:space="preserve">ожидаемый уровень генерализованного доверия. Индекс коррупции </w:t>
      </w:r>
      <w:r w:rsidR="001B4363" w:rsidRPr="001B4363">
        <w:t>[18]</w:t>
      </w:r>
      <w:r>
        <w:t xml:space="preserve"> представляет экспертную оценку качества в диапазоне от 0 (высокая коррупция) до 100 (низкая).</w:t>
      </w:r>
    </w:p>
    <w:p w:rsidR="00D608F4" w:rsidRDefault="00000000" w:rsidP="004C7BE6">
      <w:pPr>
        <w:spacing w:line="360" w:lineRule="auto"/>
        <w:ind w:firstLine="360"/>
        <w:jc w:val="both"/>
      </w:pPr>
      <w:r>
        <w:t>Минимальный набор из трёх переменных выбран сознательно. Расширенные наборы индикаторов (V-</w:t>
      </w:r>
      <w:proofErr w:type="spellStart"/>
      <w:r>
        <w:t>Dem</w:t>
      </w:r>
      <w:proofErr w:type="spellEnd"/>
      <w:r>
        <w:t xml:space="preserve">, Freedom House, ценностные измерения Г. </w:t>
      </w:r>
      <w:proofErr w:type="spellStart"/>
      <w:r>
        <w:t>Хофстеде</w:t>
      </w:r>
      <w:proofErr w:type="spellEnd"/>
      <w:r>
        <w:t xml:space="preserve">) дополнительно </w:t>
      </w:r>
      <w:proofErr w:type="spellStart"/>
      <w:r w:rsidR="0008561A">
        <w:t>отобржают</w:t>
      </w:r>
      <w:proofErr w:type="spellEnd"/>
      <w:r>
        <w:t xml:space="preserve"> политические и культурные аспекты, однако их включение в модель 29 странами привело бы к избыточной параметризации и неустойчивости страновых коэффициентов. Используемый набор обеспечивает баланс между содержательной полнотой и статистической стабильностью оценок.</w:t>
      </w:r>
    </w:p>
    <w:p w:rsidR="00D608F4" w:rsidRDefault="00000000" w:rsidP="00B92F49">
      <w:pPr>
        <w:pStyle w:val="2"/>
      </w:pPr>
      <w:bookmarkStart w:id="33" w:name="_Toc228709357"/>
      <w:r>
        <w:t>2.6. Машинное обучение как альтернативный методологический подход</w:t>
      </w:r>
      <w:bookmarkEnd w:id="33"/>
    </w:p>
    <w:p w:rsidR="0008561A" w:rsidRDefault="00000000" w:rsidP="0008561A">
      <w:pPr>
        <w:spacing w:line="360" w:lineRule="auto"/>
        <w:ind w:firstLine="360"/>
        <w:jc w:val="both"/>
      </w:pPr>
      <w:r>
        <w:t xml:space="preserve">Помимо многоуровневой параметрической регрессии, к той же задаче </w:t>
      </w:r>
      <w:r w:rsidR="0008561A">
        <w:t>–</w:t>
      </w:r>
      <w:r>
        <w:t xml:space="preserve"> предсказанию индивидуального уровня </w:t>
      </w:r>
      <w:proofErr w:type="spellStart"/>
      <w:r>
        <w:t>ppltrst</w:t>
      </w:r>
      <w:proofErr w:type="spellEnd"/>
      <w:r>
        <w:t xml:space="preserve"> по единому набору из </w:t>
      </w:r>
      <w:r w:rsidR="0008561A">
        <w:t>15</w:t>
      </w:r>
      <w:r>
        <w:t xml:space="preserve"> признаков </w:t>
      </w:r>
      <w:r w:rsidR="0008561A">
        <w:t>–</w:t>
      </w:r>
      <w:r>
        <w:t xml:space="preserve"> применяются модели машинного обучения: линейные модели с регуляризацией (</w:t>
      </w:r>
      <w:proofErr w:type="spellStart"/>
      <w:r>
        <w:t>Ridge</w:t>
      </w:r>
      <w:proofErr w:type="spellEnd"/>
      <w:r>
        <w:t xml:space="preserve">, </w:t>
      </w:r>
      <w:proofErr w:type="spellStart"/>
      <w:r>
        <w:t>Lasso</w:t>
      </w:r>
      <w:proofErr w:type="spellEnd"/>
      <w:r>
        <w:t xml:space="preserve">), ансамблевый метод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метод градиентного </w:t>
      </w:r>
      <w:proofErr w:type="spellStart"/>
      <w:r>
        <w:t>бустинга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(</w:t>
      </w:r>
      <w:proofErr w:type="spellStart"/>
      <w:r>
        <w:t>Chen</w:t>
      </w:r>
      <w:proofErr w:type="spellEnd"/>
      <w:r>
        <w:t xml:space="preserve">, </w:t>
      </w:r>
      <w:proofErr w:type="spellStart"/>
      <w:r>
        <w:t>Guestrin</w:t>
      </w:r>
      <w:proofErr w:type="spellEnd"/>
      <w:r>
        <w:t>, 2016). В отличие от параметрической регрессии, данные методы не предполагают априорного задания функциональной формы связи между предикторами и зависимой переменной и способны улавливать нелинейные эффекты и взаимодействия высокого порядка без явной спецификации исследователем.</w:t>
      </w:r>
    </w:p>
    <w:p w:rsidR="0008561A" w:rsidRDefault="00000000" w:rsidP="0008561A">
      <w:pPr>
        <w:spacing w:line="360" w:lineRule="auto"/>
        <w:ind w:firstLine="360"/>
        <w:jc w:val="both"/>
      </w:pPr>
      <w:r>
        <w:t xml:space="preserve">Для интерпретации обученных моделей применяются два инструмента </w:t>
      </w:r>
      <w:proofErr w:type="spellStart"/>
      <w:r>
        <w:t>post-hoc</w:t>
      </w:r>
      <w:proofErr w:type="spellEnd"/>
      <w:r>
        <w:t xml:space="preserve"> анализа. </w:t>
      </w:r>
      <w:proofErr w:type="spellStart"/>
      <w:r>
        <w:t>Permutation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оценивает важность каждого признака через падение качества модели (R²) при случайной перестановке значений этого признака на тестовой выборке: чем больше падение, тем более существенный вклад вносит признак в предсказательную способность. SHAP-</w:t>
      </w:r>
      <w:proofErr w:type="gramStart"/>
      <w:r>
        <w:t>значения</w:t>
      </w:r>
      <w:r w:rsidR="001B4363" w:rsidRPr="001B4363">
        <w:t>[</w:t>
      </w:r>
      <w:proofErr w:type="gramEnd"/>
      <w:r w:rsidR="001B4363" w:rsidRPr="001B4363">
        <w:t>15]</w:t>
      </w:r>
      <w:r>
        <w:t xml:space="preserve"> декомпозируют каждое индивидуальное предсказание на аддитивные вклады отдельных признаков, основываясь на теоретико-игровой концепции значения Шепли, что обеспечивает локальную интерпретируемость и корректное распределение вклада между коррелированными признаками.</w:t>
      </w:r>
    </w:p>
    <w:p w:rsidR="0008561A" w:rsidRDefault="00000000" w:rsidP="0008561A">
      <w:pPr>
        <w:spacing w:line="360" w:lineRule="auto"/>
        <w:ind w:firstLine="360"/>
        <w:jc w:val="both"/>
      </w:pPr>
      <w:r>
        <w:t xml:space="preserve">Параметрическая многоуровневая регрессия и непараметрические модели машинного обучения отвечают на содержательно разные вопросы. Многоуровневая модель даёт параметрические оценки коэффициентов с понятной интерпретацией и корректно учитывает иерархическую структуру данных. </w:t>
      </w:r>
    </w:p>
    <w:p w:rsidR="00D608F4" w:rsidRDefault="00000000" w:rsidP="0008561A">
      <w:pPr>
        <w:spacing w:line="360" w:lineRule="auto"/>
        <w:ind w:firstLine="360"/>
        <w:jc w:val="both"/>
        <w:rPr>
          <w:ins w:id="34" w:author="Даниил Дунаев" w:date="2026-05-02T22:02:00Z"/>
        </w:rPr>
      </w:pPr>
      <w:r>
        <w:t xml:space="preserve">Модели машинного обучения ориентированы на максимизацию предсказательной способности и способны выявлять зависимости, не сводящиеся к линейной форме. Если оба подхода независимо выделяют один и тот же набор ведущих </w:t>
      </w:r>
      <w:r w:rsidR="0008561A">
        <w:t>факторов</w:t>
      </w:r>
      <w:r>
        <w:t xml:space="preserve">, это свидетельствует о том, что содержательные выводы устойчивы к выбору методологии и не являются </w:t>
      </w:r>
      <w:r w:rsidR="0008561A">
        <w:t>результатом</w:t>
      </w:r>
      <w:r>
        <w:t xml:space="preserve"> допущений одного из </w:t>
      </w:r>
      <w:proofErr w:type="gramStart"/>
      <w:r>
        <w:t>методов</w:t>
      </w:r>
      <w:r w:rsidR="001B4363" w:rsidRPr="001B4363">
        <w:t>[</w:t>
      </w:r>
      <w:proofErr w:type="gramEnd"/>
      <w:r w:rsidR="001B4363" w:rsidRPr="001B4363">
        <w:t>4]</w:t>
      </w:r>
      <w:r>
        <w:t>.</w:t>
      </w:r>
    </w:p>
    <w:p w:rsidR="002859AE" w:rsidRDefault="00B6672D" w:rsidP="00B6672D">
      <w:pPr>
        <w:pStyle w:val="a4"/>
        <w:numPr>
          <w:ilvl w:val="1"/>
          <w:numId w:val="4"/>
        </w:numPr>
        <w:spacing w:line="360" w:lineRule="auto"/>
        <w:jc w:val="both"/>
        <w:rPr>
          <w:ins w:id="35" w:author="Даниил Дунаев" w:date="2026-05-02T22:03:00Z"/>
        </w:rPr>
      </w:pPr>
      <w:ins w:id="36" w:author="Даниил Дунаев" w:date="2026-05-02T22:02:00Z">
        <w:r w:rsidRPr="00B6672D">
          <w:lastRenderedPageBreak/>
          <w:t>Обоснование отбора переменных для модели</w:t>
        </w:r>
      </w:ins>
      <w:ins w:id="37" w:author="Даниил Дунаев" w:date="2026-05-02T22:03:00Z">
        <w:r>
          <w:t>.</w:t>
        </w:r>
      </w:ins>
    </w:p>
    <w:p w:rsidR="00B6672D" w:rsidRDefault="00B6672D" w:rsidP="00F537FB">
      <w:pPr>
        <w:spacing w:line="360" w:lineRule="auto"/>
        <w:ind w:firstLine="360"/>
        <w:jc w:val="both"/>
        <w:rPr>
          <w:ins w:id="38" w:author="Даниил Дунаев" w:date="2026-05-02T22:13:00Z"/>
        </w:rPr>
      </w:pPr>
      <w:ins w:id="39" w:author="Даниил Дунаев" w:date="2026-05-02T22:04:00Z">
        <w:r w:rsidRPr="00B6672D">
          <w:t xml:space="preserve">Отбор переменных для модели основан на теоретических и эмпирических работах о генерализованном социальном доверии. В данной работе зависимой переменной является </w:t>
        </w:r>
        <w:proofErr w:type="spellStart"/>
        <w:r w:rsidRPr="00B6672D">
          <w:t>ppltrst</w:t>
        </w:r>
        <w:proofErr w:type="spellEnd"/>
        <w:r w:rsidRPr="00B6672D">
          <w:t xml:space="preserve">, доверие к большинству людей по шкале от 0 до 10. В качестве предикторов используются четыре группы факторов: ценности Шварца, индивидуальные социально-демографические характеристики, показатели </w:t>
        </w:r>
        <w:proofErr w:type="spellStart"/>
        <w:r w:rsidRPr="00B6672D">
          <w:t>медиапотребления</w:t>
        </w:r>
        <w:proofErr w:type="spellEnd"/>
        <w:r w:rsidRPr="00B6672D">
          <w:t xml:space="preserve"> и страновые экономико-институциональные характеристики. Так</w:t>
        </w:r>
      </w:ins>
      <w:ins w:id="40" w:author="Даниил Дунаев" w:date="2026-05-02T22:05:00Z">
        <w:r>
          <w:t>им образом, д</w:t>
        </w:r>
      </w:ins>
      <w:ins w:id="41" w:author="Даниил Дунаев" w:date="2026-05-02T22:04:00Z">
        <w:r w:rsidRPr="00B6672D">
          <w:t>оверие рассматривается одновременно как индивидуальная установка и как результат более широкого социального и институционального контекста</w:t>
        </w:r>
      </w:ins>
      <w:ins w:id="42" w:author="Даниил Дунаев" w:date="2026-05-02T22:05:00Z">
        <w:r>
          <w:t>. В данном разделе подробно описан</w:t>
        </w:r>
      </w:ins>
      <w:ins w:id="43" w:author="Даниил Дунаев" w:date="2026-05-02T22:12:00Z">
        <w:r>
          <w:t>ы принципы включения тех или иных признаков в модель.</w:t>
        </w:r>
      </w:ins>
    </w:p>
    <w:p w:rsidR="00F537FB" w:rsidRDefault="00F537FB" w:rsidP="00E11A25">
      <w:pPr>
        <w:pStyle w:val="3"/>
        <w:numPr>
          <w:ilvl w:val="2"/>
          <w:numId w:val="4"/>
        </w:numPr>
        <w:rPr>
          <w:ins w:id="44" w:author="Даниил Дунаев" w:date="2026-05-02T22:15:00Z"/>
        </w:rPr>
      </w:pPr>
      <w:bookmarkStart w:id="45" w:name="_Toc228709358"/>
      <w:ins w:id="46" w:author="Даниил Дунаев" w:date="2026-05-02T22:15:00Z">
        <w:r>
          <w:t>Ц</w:t>
        </w:r>
        <w:r w:rsidRPr="00F537FB">
          <w:t>енностные переменные</w:t>
        </w:r>
        <w:r>
          <w:t>.</w:t>
        </w:r>
        <w:bookmarkEnd w:id="45"/>
      </w:ins>
    </w:p>
    <w:p w:rsidR="00F537FB" w:rsidRPr="00CC7C76" w:rsidRDefault="00CC7C76" w:rsidP="00E11A25">
      <w:pPr>
        <w:spacing w:line="360" w:lineRule="auto"/>
        <w:jc w:val="both"/>
        <w:rPr>
          <w:ins w:id="47" w:author="Даниил Дунаев" w:date="2026-05-02T22:15:00Z"/>
        </w:rPr>
      </w:pPr>
      <w:ins w:id="48" w:author="Даниил Дунаев" w:date="2026-05-02T22:24:00Z">
        <w:r w:rsidRPr="00CC7C76">
          <w:t xml:space="preserve">Переменные, относящиеся </w:t>
        </w:r>
      </w:ins>
      <w:ins w:id="49" w:author="Даниил Дунаев" w:date="2026-05-02T22:25:00Z">
        <w:r w:rsidRPr="00CC7C76">
          <w:t>к категории ценностным:</w:t>
        </w:r>
      </w:ins>
      <w:ins w:id="50" w:author="Даниил Дунаев" w:date="2026-05-02T22:24:00Z">
        <w:r w:rsidRPr="00CC7C76">
          <w:t xml:space="preserve"> </w:t>
        </w:r>
        <w:r w:rsidR="00F537FB" w:rsidRPr="00CC7C76">
          <w:t>openness, conservation, self_transcendence и self_enhancement.</w:t>
        </w:r>
      </w:ins>
      <w:ins w:id="51" w:author="Даниил Дунаев" w:date="2026-05-02T22:25:00Z">
        <w:r w:rsidRPr="00CC7C76">
          <w:t xml:space="preserve"> </w:t>
        </w:r>
      </w:ins>
      <w:ins w:id="52" w:author="Даниил Дунаев" w:date="2026-05-02T22:26:00Z">
        <w:r w:rsidRPr="00CC7C76">
          <w:t xml:space="preserve">Их включение обосновано </w:t>
        </w:r>
      </w:ins>
      <w:ins w:id="53" w:author="Даниил Дунаев" w:date="2026-05-02T22:27:00Z">
        <w:r w:rsidRPr="00CC7C76">
          <w:t>теорией базовых человеческих ценностей Ш. Шварца.</w:t>
        </w:r>
      </w:ins>
      <w:r>
        <w:t xml:space="preserve"> </w:t>
      </w:r>
      <w:ins w:id="54" w:author="Даниил Дунаев" w:date="2026-05-02T22:28:00Z">
        <w:r>
          <w:t>Данные признаки</w:t>
        </w:r>
        <w:r w:rsidRPr="00CC7C76">
          <w:t xml:space="preserve"> рассматриваются как универсальные мотивационные ориентиры, которые структурируют поведение человека и его отношение к социальному миру. Именно поэтому ценности можно использовать как индивидуальные объясняющие переменные при анализе </w:t>
        </w:r>
        <w:proofErr w:type="gramStart"/>
        <w:r w:rsidRPr="00CC7C76">
          <w:t>доверия</w:t>
        </w:r>
      </w:ins>
      <w:ins w:id="55" w:author="Даниил Дунаев" w:date="2026-05-02T22:31:00Z">
        <w:r w:rsidRPr="00CC7C76">
          <w:t>[</w:t>
        </w:r>
        <w:proofErr w:type="gramEnd"/>
        <w:r w:rsidRPr="00CC7C76">
          <w:t>23].</w:t>
        </w:r>
      </w:ins>
    </w:p>
    <w:p w:rsidR="00F537FB" w:rsidRDefault="00CC7C76" w:rsidP="00E11A25">
      <w:pPr>
        <w:pStyle w:val="3"/>
        <w:numPr>
          <w:ilvl w:val="2"/>
          <w:numId w:val="4"/>
        </w:numPr>
        <w:rPr>
          <w:ins w:id="56" w:author="Даниил Дунаев" w:date="2026-05-02T22:32:00Z"/>
        </w:rPr>
      </w:pPr>
      <w:bookmarkStart w:id="57" w:name="_Toc228709359"/>
      <w:ins w:id="58" w:author="Даниил Дунаев" w:date="2026-05-02T22:32:00Z">
        <w:r>
          <w:t xml:space="preserve">Переменные </w:t>
        </w:r>
        <w:proofErr w:type="spellStart"/>
        <w:r>
          <w:t>медиапотребления</w:t>
        </w:r>
        <w:proofErr w:type="spellEnd"/>
        <w:r>
          <w:t>.</w:t>
        </w:r>
        <w:bookmarkEnd w:id="57"/>
        <w:r>
          <w:t xml:space="preserve"> </w:t>
        </w:r>
      </w:ins>
    </w:p>
    <w:p w:rsidR="00CC7C76" w:rsidRDefault="00CC7C76" w:rsidP="00E11A25">
      <w:pPr>
        <w:spacing w:line="360" w:lineRule="auto"/>
        <w:jc w:val="both"/>
        <w:rPr>
          <w:ins w:id="59" w:author="Даниил Дунаев" w:date="2026-05-02T22:32:00Z"/>
        </w:rPr>
      </w:pPr>
      <w:ins w:id="60" w:author="Даниил Дунаев" w:date="2026-05-02T22:33:00Z">
        <w:r w:rsidRPr="00CC7C76">
          <w:rPr>
            <w:b/>
            <w:bCs/>
          </w:rPr>
          <w:t>Переменные, относящиеся к категории</w:t>
        </w:r>
      </w:ins>
      <w:ins w:id="61" w:author="Даниил Дунаев" w:date="2026-05-02T22:47:00Z">
        <w:r w:rsidR="004C154B">
          <w:rPr>
            <w:b/>
            <w:bCs/>
          </w:rPr>
          <w:t xml:space="preserve"> </w:t>
        </w:r>
        <w:proofErr w:type="spellStart"/>
        <w:r w:rsidR="004C154B">
          <w:rPr>
            <w:b/>
            <w:bCs/>
          </w:rPr>
          <w:t>медиапотребления</w:t>
        </w:r>
      </w:ins>
      <w:proofErr w:type="spellEnd"/>
      <w:ins w:id="62" w:author="Даниил Дунаев" w:date="2026-05-02T22:33:00Z">
        <w:r>
          <w:rPr>
            <w:b/>
            <w:bCs/>
          </w:rPr>
          <w:t xml:space="preserve">: </w:t>
        </w:r>
        <w:proofErr w:type="spellStart"/>
        <w:r w:rsidRPr="00CC7C76">
          <w:t>netusoft</w:t>
        </w:r>
        <w:proofErr w:type="spellEnd"/>
        <w:r w:rsidRPr="00CC7C76">
          <w:t xml:space="preserve">, </w:t>
        </w:r>
        <w:proofErr w:type="spellStart"/>
        <w:r w:rsidRPr="00CC7C76">
          <w:t>log_netustm</w:t>
        </w:r>
        <w:proofErr w:type="spellEnd"/>
        <w:r w:rsidRPr="00CC7C76">
          <w:t xml:space="preserve"> и </w:t>
        </w:r>
        <w:proofErr w:type="spellStart"/>
        <w:r w:rsidRPr="00CC7C76">
          <w:t>log_nwspol</w:t>
        </w:r>
        <w:proofErr w:type="spellEnd"/>
        <w:r>
          <w:rPr>
            <w:b/>
            <w:bCs/>
          </w:rPr>
          <w:t>.</w:t>
        </w:r>
      </w:ins>
      <w:ins w:id="63" w:author="Даниил Дунаев" w:date="2026-05-02T22:34:00Z">
        <w:r>
          <w:rPr>
            <w:b/>
            <w:bCs/>
          </w:rPr>
          <w:t xml:space="preserve"> </w:t>
        </w:r>
        <w:r w:rsidRPr="00CC7C76">
          <w:t xml:space="preserve">Их включение связано с тем, что доверие формируется не только через личный опыт, но и через </w:t>
        </w:r>
      </w:ins>
      <w:ins w:id="64" w:author="Даниил Дунаев" w:date="2026-05-02T22:41:00Z">
        <w:r w:rsidR="00EB36DC" w:rsidRPr="00CC7C76">
          <w:rPr>
            <w:b/>
            <w:bCs/>
          </w:rPr>
          <w:t>информацион</w:t>
        </w:r>
        <w:r w:rsidR="00EB36DC">
          <w:rPr>
            <w:b/>
            <w:bCs/>
          </w:rPr>
          <w:t>но</w:t>
        </w:r>
      </w:ins>
      <w:ins w:id="65" w:author="Даниил Дунаев" w:date="2026-05-02T22:35:00Z">
        <w:r w:rsidR="00EB36DC">
          <w:rPr>
            <w:b/>
            <w:bCs/>
          </w:rPr>
          <w:t>-социальную</w:t>
        </w:r>
      </w:ins>
      <w:ins w:id="66" w:author="Даниил Дунаев" w:date="2026-05-02T22:34:00Z">
        <w:r w:rsidRPr="00CC7C76">
          <w:t xml:space="preserve"> среду. Частота использования интернета и потребление политических новостей отражают степень </w:t>
        </w:r>
      </w:ins>
      <w:ins w:id="67" w:author="Даниил Дунаев" w:date="2026-05-02T22:36:00Z">
        <w:r w:rsidR="00EB36DC">
          <w:rPr>
            <w:b/>
            <w:bCs/>
          </w:rPr>
          <w:t>вовлеченности</w:t>
        </w:r>
      </w:ins>
      <w:ins w:id="68" w:author="Даниил Дунаев" w:date="2026-05-02T22:34:00Z">
        <w:r w:rsidRPr="00CC7C76">
          <w:t xml:space="preserve"> человека в информационное пространство и общественно-политическую повестку. В этой работе они используются как дополнительные: они позволяют проверить, сохраняется ли связь ценностей и социально-демографических характеристик с доверием при учёте информационного поведения респондента. При этом в модель не включается большое число близких медийных показателей, чтобы избежать перегрузки модели и дублирования сходных по смыслу переменных.</w:t>
        </w:r>
      </w:ins>
    </w:p>
    <w:p w:rsidR="00CC7C76" w:rsidRDefault="004C154B" w:rsidP="00E11A25">
      <w:pPr>
        <w:pStyle w:val="3"/>
        <w:numPr>
          <w:ilvl w:val="2"/>
          <w:numId w:val="4"/>
        </w:numPr>
        <w:rPr>
          <w:ins w:id="69" w:author="Даниил Дунаев" w:date="2026-05-02T22:45:00Z"/>
        </w:rPr>
      </w:pPr>
      <w:bookmarkStart w:id="70" w:name="_Toc228709360"/>
      <w:ins w:id="71" w:author="Даниил Дунаев" w:date="2026-05-02T22:46:00Z">
        <w:r>
          <w:t>Страновые переменные.</w:t>
        </w:r>
      </w:ins>
      <w:bookmarkEnd w:id="70"/>
    </w:p>
    <w:p w:rsidR="00BD6B2B" w:rsidRDefault="004C154B" w:rsidP="00E11A25">
      <w:pPr>
        <w:spacing w:line="360" w:lineRule="auto"/>
        <w:ind w:firstLine="360"/>
        <w:jc w:val="both"/>
      </w:pPr>
      <w:ins w:id="72" w:author="Даниил Дунаев" w:date="2026-05-02T22:46:00Z">
        <w:r w:rsidRPr="0029249E">
          <w:t>Пер</w:t>
        </w:r>
      </w:ins>
      <w:ins w:id="73" w:author="Даниил Дунаев" w:date="2026-05-02T22:47:00Z">
        <w:r w:rsidRPr="0029249E">
          <w:t xml:space="preserve">еменные, относящиеся к категории страновым переменным: </w:t>
        </w:r>
        <w:proofErr w:type="spellStart"/>
        <w:r w:rsidRPr="0029249E">
          <w:t>gdp_pcap_ppp</w:t>
        </w:r>
        <w:proofErr w:type="spellEnd"/>
        <w:r w:rsidRPr="0029249E">
          <w:t xml:space="preserve">, </w:t>
        </w:r>
        <w:proofErr w:type="spellStart"/>
        <w:r w:rsidRPr="0029249E">
          <w:t>gini</w:t>
        </w:r>
        <w:proofErr w:type="spellEnd"/>
        <w:r w:rsidRPr="0029249E">
          <w:t xml:space="preserve"> и </w:t>
        </w:r>
        <w:proofErr w:type="spellStart"/>
        <w:r w:rsidRPr="0029249E">
          <w:t>cpi</w:t>
        </w:r>
        <w:proofErr w:type="spellEnd"/>
        <w:r w:rsidRPr="0029249E">
          <w:t xml:space="preserve">. </w:t>
        </w:r>
      </w:ins>
      <w:ins w:id="74" w:author="Даниил Дунаев" w:date="2026-05-02T22:48:00Z">
        <w:r w:rsidRPr="0029249E">
          <w:t>Их выбор основан на институциональном подходе к объяснению доверия</w:t>
        </w:r>
      </w:ins>
      <w:ins w:id="75" w:author="Даниил Дунаев" w:date="2026-05-02T22:49:00Z">
        <w:r w:rsidRPr="0029249E">
          <w:t xml:space="preserve">. социальное доверие связано с равенством и качеством институтов: коррупция и неравенство подрывают представление о справедливости правил и тем самым снижают доверие. </w:t>
        </w:r>
      </w:ins>
    </w:p>
    <w:p w:rsidR="004C154B" w:rsidRPr="0029249E" w:rsidRDefault="004C154B" w:rsidP="00E11A25">
      <w:pPr>
        <w:spacing w:line="360" w:lineRule="auto"/>
        <w:ind w:firstLine="360"/>
        <w:jc w:val="both"/>
      </w:pPr>
      <w:ins w:id="76" w:author="Даниил Дунаев" w:date="2026-05-02T22:49:00Z">
        <w:r w:rsidRPr="0029249E">
          <w:lastRenderedPageBreak/>
          <w:t xml:space="preserve">Поэтому в модель включаются </w:t>
        </w:r>
        <w:proofErr w:type="spellStart"/>
        <w:r w:rsidRPr="0029249E">
          <w:t>gini</w:t>
        </w:r>
        <w:proofErr w:type="spellEnd"/>
        <w:r w:rsidRPr="0029249E">
          <w:t xml:space="preserve"> как показатель экономического неравенства и </w:t>
        </w:r>
        <w:proofErr w:type="spellStart"/>
        <w:r w:rsidRPr="0029249E">
          <w:t>cpi</w:t>
        </w:r>
        <w:proofErr w:type="spellEnd"/>
        <w:r w:rsidRPr="0029249E">
          <w:t xml:space="preserve"> как показатель воспринимаемой </w:t>
        </w:r>
        <w:proofErr w:type="gramStart"/>
        <w:r w:rsidRPr="0029249E">
          <w:t>коррупции[</w:t>
        </w:r>
      </w:ins>
      <w:proofErr w:type="gramEnd"/>
      <w:ins w:id="77" w:author="Даниил Дунаев" w:date="2026-05-02T22:54:00Z">
        <w:r w:rsidR="00E11A25" w:rsidRPr="0029249E">
          <w:t>11</w:t>
        </w:r>
      </w:ins>
      <w:ins w:id="78" w:author="Даниил Дунаев" w:date="2026-05-02T22:49:00Z">
        <w:r w:rsidRPr="0029249E">
          <w:t xml:space="preserve">]. </w:t>
        </w:r>
      </w:ins>
      <w:ins w:id="79" w:author="Даниил Дунаев" w:date="2026-05-02T22:55:00Z">
        <w:r w:rsidR="00E11A25" w:rsidRPr="0029249E">
          <w:t xml:space="preserve">Поэтому в модель включаются </w:t>
        </w:r>
        <w:proofErr w:type="spellStart"/>
        <w:r w:rsidR="00E11A25" w:rsidRPr="0029249E">
          <w:t>gini</w:t>
        </w:r>
        <w:proofErr w:type="spellEnd"/>
        <w:r w:rsidR="00E11A25" w:rsidRPr="0029249E">
          <w:t xml:space="preserve"> как показатель экономического неравенства и </w:t>
        </w:r>
        <w:proofErr w:type="spellStart"/>
        <w:r w:rsidR="00E11A25" w:rsidRPr="0029249E">
          <w:t>cpi</w:t>
        </w:r>
        <w:proofErr w:type="spellEnd"/>
        <w:r w:rsidR="00E11A25" w:rsidRPr="0029249E">
          <w:t xml:space="preserve"> как показатель воспринимаемой коррупции. Дополнительно показатель </w:t>
        </w:r>
        <w:proofErr w:type="spellStart"/>
        <w:r w:rsidR="00E11A25" w:rsidRPr="0029249E">
          <w:t>gdp_pcap_ppp</w:t>
        </w:r>
        <w:proofErr w:type="spellEnd"/>
        <w:r w:rsidR="00E11A25" w:rsidRPr="0029249E">
          <w:t xml:space="preserve"> включается как индикатор общего уровня экономического развития страны.</w:t>
        </w:r>
      </w:ins>
    </w:p>
    <w:p w:rsidR="0029249E" w:rsidRDefault="0029249E" w:rsidP="0029249E">
      <w:pPr>
        <w:pStyle w:val="3"/>
        <w:numPr>
          <w:ilvl w:val="2"/>
          <w:numId w:val="4"/>
        </w:numPr>
        <w:rPr>
          <w:ins w:id="80" w:author="Даниил Дунаев" w:date="2026-05-03T11:23:00Z"/>
        </w:rPr>
      </w:pPr>
      <w:bookmarkStart w:id="81" w:name="_Toc228709361"/>
      <w:ins w:id="82" w:author="Даниил Дунаев" w:date="2026-05-03T11:22:00Z">
        <w:r>
          <w:t>Исключенные переменные</w:t>
        </w:r>
      </w:ins>
      <w:bookmarkEnd w:id="81"/>
    </w:p>
    <w:p w:rsidR="00817B69" w:rsidRPr="00BD6B2B" w:rsidRDefault="0029249E" w:rsidP="00BD6B2B">
      <w:pPr>
        <w:spacing w:line="360" w:lineRule="auto"/>
        <w:ind w:firstLine="360"/>
        <w:jc w:val="both"/>
      </w:pPr>
      <w:ins w:id="83" w:author="Даниил Дунаев" w:date="2026-05-03T11:24:00Z">
        <w:r w:rsidRPr="00BD6B2B">
          <w:t xml:space="preserve">В первоначальном </w:t>
        </w:r>
      </w:ins>
      <w:ins w:id="84" w:author="Даниил Дунаев" w:date="2026-05-03T11:26:00Z">
        <w:r w:rsidR="00817B69" w:rsidRPr="00BD6B2B">
          <w:t>перечне</w:t>
        </w:r>
      </w:ins>
      <w:ins w:id="85" w:author="Даниил Дунаев" w:date="2026-05-03T11:24:00Z">
        <w:r w:rsidRPr="00BD6B2B">
          <w:t xml:space="preserve"> потенциальных страновых предикторов рассматривались дополнительно индексы политических свобод (Freedom House), индексы качества демократии (V-</w:t>
        </w:r>
        <w:proofErr w:type="spellStart"/>
        <w:r w:rsidRPr="00BD6B2B">
          <w:t>Dem</w:t>
        </w:r>
        <w:proofErr w:type="spellEnd"/>
        <w:r w:rsidRPr="00BD6B2B">
          <w:t>) и культурные измерения. Их включение было отклонено по двум причинам.</w:t>
        </w:r>
      </w:ins>
    </w:p>
    <w:p w:rsidR="00BC765C" w:rsidRPr="00BD6B2B" w:rsidRDefault="00BC765C" w:rsidP="00BD6B2B">
      <w:pPr>
        <w:pStyle w:val="a4"/>
        <w:numPr>
          <w:ilvl w:val="0"/>
          <w:numId w:val="9"/>
        </w:numPr>
        <w:jc w:val="both"/>
        <w:rPr>
          <w:ins w:id="86" w:author="Даниил Дунаев" w:date="2026-05-03T13:37:00Z"/>
        </w:rPr>
      </w:pPr>
      <w:ins w:id="87" w:author="Даниил Дунаев" w:date="2026-05-03T13:37:00Z">
        <w:r w:rsidRPr="00BD6B2B">
          <w:t>При выборке,</w:t>
        </w:r>
      </w:ins>
      <w:ins w:id="88" w:author="Даниил Дунаев" w:date="2026-05-03T13:36:00Z">
        <w:r w:rsidRPr="00BD6B2B">
          <w:t xml:space="preserve"> состоящей из </w:t>
        </w:r>
      </w:ins>
      <w:ins w:id="89" w:author="Даниил Дунаев" w:date="2026-05-03T13:35:00Z">
        <w:r w:rsidRPr="00BD6B2B">
          <w:t xml:space="preserve">29 стран добавление каждого нового странового предиктора при сохранении </w:t>
        </w:r>
      </w:ins>
      <w:ins w:id="90" w:author="Даниил Дунаев" w:date="2026-05-03T13:37:00Z">
        <w:r w:rsidRPr="00BD6B2B">
          <w:t>приемлемой статистической мощности,</w:t>
        </w:r>
      </w:ins>
      <w:ins w:id="91" w:author="Даниил Дунаев" w:date="2026-05-03T13:35:00Z">
        <w:r w:rsidRPr="00BD6B2B">
          <w:t xml:space="preserve"> приближает модель к границе </w:t>
        </w:r>
      </w:ins>
      <w:ins w:id="92" w:author="Даниил Дунаев" w:date="2026-05-03T13:37:00Z">
        <w:r w:rsidRPr="00BD6B2B">
          <w:t>переобучению</w:t>
        </w:r>
      </w:ins>
      <w:ins w:id="93" w:author="Даниил Дунаев" w:date="2026-05-03T13:35:00Z">
        <w:r w:rsidRPr="00BD6B2B">
          <w:t>.</w:t>
        </w:r>
      </w:ins>
    </w:p>
    <w:p w:rsidR="00817B69" w:rsidRPr="00BD6B2B" w:rsidRDefault="00BC765C" w:rsidP="00BD6B2B">
      <w:pPr>
        <w:pStyle w:val="a4"/>
        <w:numPr>
          <w:ilvl w:val="0"/>
          <w:numId w:val="9"/>
        </w:numPr>
        <w:jc w:val="both"/>
        <w:rPr>
          <w:ins w:id="94" w:author="Даниил Дунаев" w:date="2026-05-03T11:26:00Z"/>
        </w:rPr>
      </w:pPr>
      <w:ins w:id="95" w:author="Даниил Дунаев" w:date="2026-05-03T13:37:00Z">
        <w:r w:rsidRPr="00BD6B2B">
          <w:t>П</w:t>
        </w:r>
      </w:ins>
      <w:ins w:id="96" w:author="Даниил Дунаев" w:date="2026-05-03T13:35:00Z">
        <w:r w:rsidRPr="00BD6B2B">
          <w:t xml:space="preserve">еречисленные индексы тесно коррелируют с CPI и GDP, что </w:t>
        </w:r>
      </w:ins>
      <w:ins w:id="97" w:author="Даниил Дунаев" w:date="2026-05-03T13:39:00Z">
        <w:r w:rsidRPr="00BD6B2B">
          <w:t>создало бы</w:t>
        </w:r>
      </w:ins>
      <w:ins w:id="98" w:author="Даниил Дунаев" w:date="2026-05-03T13:35:00Z">
        <w:r w:rsidRPr="00BD6B2B">
          <w:t xml:space="preserve"> серьёзную </w:t>
        </w:r>
        <w:proofErr w:type="spellStart"/>
        <w:r w:rsidRPr="00BD6B2B">
          <w:t>мультиколлинеарность</w:t>
        </w:r>
        <w:proofErr w:type="spellEnd"/>
        <w:r w:rsidRPr="00BD6B2B">
          <w:t xml:space="preserve"> на страновом уровне. На индивидуальном уровне за рамками модели остались переменные личного опыта, оценок безопасности района проживания и доверия близкому кругу, согласно анализу [2</w:t>
        </w:r>
      </w:ins>
      <w:ins w:id="99" w:author="Даниил Дунаев" w:date="2026-05-03T13:40:00Z">
        <w:r w:rsidRPr="00BD6B2B">
          <w:t>4</w:t>
        </w:r>
      </w:ins>
      <w:ins w:id="100" w:author="Даниил Дунаев" w:date="2026-05-03T13:35:00Z">
        <w:r w:rsidRPr="00BD6B2B">
          <w:t>], в отдельных моделях они выполняют роль медиаторов между структурными факторами и генерализованным доверием, что усложнило бы каузальную интерпретацию коэффициентов.</w:t>
        </w:r>
      </w:ins>
    </w:p>
    <w:p w:rsidR="00D608F4" w:rsidRDefault="00000000" w:rsidP="00BC765C">
      <w:pPr>
        <w:pStyle w:val="1"/>
        <w:jc w:val="both"/>
      </w:pPr>
      <w:bookmarkStart w:id="101" w:name="_Toc228709362"/>
      <w:r>
        <w:lastRenderedPageBreak/>
        <w:t xml:space="preserve">3. </w:t>
      </w:r>
      <w:r w:rsidR="00751C93">
        <w:t>Данные</w:t>
      </w:r>
      <w:bookmarkEnd w:id="101"/>
    </w:p>
    <w:p w:rsidR="00D608F4" w:rsidRDefault="00000000" w:rsidP="0008561A">
      <w:pPr>
        <w:spacing w:line="360" w:lineRule="auto"/>
        <w:ind w:firstLine="360"/>
        <w:jc w:val="both"/>
      </w:pPr>
      <w:r>
        <w:t xml:space="preserve">В настоящем разделе представлены используемые в работе источники данных, процедуры отбора и обработки переменных, а также краткое описание паттерна пропусков и характеристик итоговой аналитической выборки. Источников данных два: индивидуальные данные European Social Survey </w:t>
      </w:r>
      <w:proofErr w:type="spellStart"/>
      <w:r>
        <w:t>Round</w:t>
      </w:r>
      <w:proofErr w:type="spellEnd"/>
      <w:r>
        <w:t xml:space="preserve"> 9</w:t>
      </w:r>
      <w:r w:rsidR="001B4363" w:rsidRPr="001B4363">
        <w:t>[9]</w:t>
      </w:r>
      <w:r>
        <w:t xml:space="preserve"> и страновые макропоказатели за 2018 год, агрегированные из открытых источников World </w:t>
      </w:r>
      <w:proofErr w:type="gramStart"/>
      <w:r>
        <w:t>Bank</w:t>
      </w:r>
      <w:r w:rsidR="001B4363" w:rsidRPr="001B4363">
        <w:t>[</w:t>
      </w:r>
      <w:proofErr w:type="gramEnd"/>
      <w:r w:rsidR="001B4363" w:rsidRPr="001B4363">
        <w:t>16][17]</w:t>
      </w:r>
      <w:r>
        <w:t xml:space="preserve"> и Transparency International</w:t>
      </w:r>
      <w:r w:rsidR="001B4363" w:rsidRPr="001B4363">
        <w:t>[18]</w:t>
      </w:r>
      <w:r>
        <w:t>.</w:t>
      </w:r>
    </w:p>
    <w:p w:rsidR="00D608F4" w:rsidRDefault="00000000" w:rsidP="00B92F49">
      <w:pPr>
        <w:pStyle w:val="2"/>
      </w:pPr>
      <w:bookmarkStart w:id="102" w:name="_Toc228709363"/>
      <w:r>
        <w:t xml:space="preserve">3.1. European Social Survey, </w:t>
      </w:r>
      <w:proofErr w:type="spellStart"/>
      <w:r>
        <w:t>Round</w:t>
      </w:r>
      <w:proofErr w:type="spellEnd"/>
      <w:r>
        <w:t xml:space="preserve"> 9</w:t>
      </w:r>
      <w:bookmarkEnd w:id="102"/>
    </w:p>
    <w:p w:rsidR="00D608F4" w:rsidRDefault="00000000" w:rsidP="0008561A">
      <w:pPr>
        <w:spacing w:line="360" w:lineRule="auto"/>
        <w:ind w:firstLine="360"/>
        <w:jc w:val="both"/>
      </w:pPr>
      <w:r>
        <w:t xml:space="preserve">European Social Survey представляет собой академически ориентированное кросс-национальное исследование, проводимое в Европе раз в два года начиная с 2002 года по единой методологии. Данные собираются в формате личного интервью по случайной выборке в каждой стране-участнице с минимальным требуемым объёмом 1500 респондентов. Для настоящей работы выбран </w:t>
      </w:r>
      <w:proofErr w:type="spellStart"/>
      <w:r>
        <w:t>Round</w:t>
      </w:r>
      <w:proofErr w:type="spellEnd"/>
      <w:r>
        <w:t xml:space="preserve"> 9, проведённый в 2018 году, по нескольким причинам.</w:t>
      </w:r>
    </w:p>
    <w:p w:rsidR="00D608F4" w:rsidRDefault="0008561A" w:rsidP="0008561A">
      <w:pPr>
        <w:spacing w:line="360" w:lineRule="auto"/>
        <w:ind w:firstLine="360"/>
        <w:jc w:val="both"/>
      </w:pPr>
      <w:r>
        <w:t xml:space="preserve">Данные 2018 года являются достаточно актуальными для выпускной квалификационной работы 2026 года: с момента сбора данных не произошло значительных структурных изменений в европейском контексте, которые обесценивали бы полученные результаты. Во-вторых, </w:t>
      </w:r>
      <w:proofErr w:type="spellStart"/>
      <w:r>
        <w:t>Round</w:t>
      </w:r>
      <w:proofErr w:type="spellEnd"/>
      <w:r>
        <w:t xml:space="preserve"> 10 (2020–2022) был проведён в условиях пандемии COVID-19, что повлекло модификацию методологии: в ряде стран блок PVQ был перенесён в </w:t>
      </w:r>
      <w:proofErr w:type="spellStart"/>
      <w:r>
        <w:t>самозаполняемую</w:t>
      </w:r>
      <w:proofErr w:type="spellEnd"/>
      <w:r>
        <w:t xml:space="preserve"> часть анкеты, и итоговый файл не содержит полного набора PVQ-21 для всех стран. В-третьих, </w:t>
      </w:r>
      <w:proofErr w:type="spellStart"/>
      <w:r>
        <w:t>Round</w:t>
      </w:r>
      <w:proofErr w:type="spellEnd"/>
      <w:r>
        <w:t xml:space="preserve"> 9 охватывает 29 европейских стран и содержит полную версию PVQ-21, что делает его оптимальным с точки зрения как объёма выборки, так и полноты измерения ценностей.</w:t>
      </w:r>
    </w:p>
    <w:p w:rsidR="00D608F4" w:rsidRDefault="00000000" w:rsidP="00500471">
      <w:pPr>
        <w:spacing w:line="360" w:lineRule="auto"/>
        <w:ind w:firstLine="360"/>
        <w:jc w:val="both"/>
      </w:pPr>
      <w:r>
        <w:t>Исходный интегрированный файл ESS9 (</w:t>
      </w:r>
      <w:proofErr w:type="spellStart"/>
      <w:r>
        <w:t>edition</w:t>
      </w:r>
      <w:proofErr w:type="spellEnd"/>
      <w:r>
        <w:t xml:space="preserve"> 3.3) содержит 49 519 респондентов и 575 переменных. Обработка данных проведена на Python 3.10 с использованием библиотек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statsmodels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shap</w:t>
      </w:r>
      <w:proofErr w:type="spellEnd"/>
      <w:r>
        <w:t xml:space="preserve"> и </w:t>
      </w:r>
      <w:proofErr w:type="spellStart"/>
      <w:r>
        <w:t>semopy</w:t>
      </w:r>
      <w:proofErr w:type="spellEnd"/>
      <w:r>
        <w:t>.</w:t>
      </w:r>
    </w:p>
    <w:p w:rsidR="00D608F4" w:rsidRDefault="00000000" w:rsidP="00751C93">
      <w:pPr>
        <w:pStyle w:val="2"/>
      </w:pPr>
      <w:bookmarkStart w:id="103" w:name="_Toc228709364"/>
      <w:r>
        <w:t>3.2. Отбор переменных</w:t>
      </w:r>
      <w:bookmarkEnd w:id="103"/>
    </w:p>
    <w:p w:rsidR="00D608F4" w:rsidRDefault="00000000" w:rsidP="00500471">
      <w:pPr>
        <w:spacing w:line="360" w:lineRule="auto"/>
        <w:ind w:firstLine="360"/>
        <w:jc w:val="both"/>
      </w:pPr>
      <w:r>
        <w:t xml:space="preserve">Из 575 исходных переменных ESS отобрано 37 релевантных для задач исследования. Отбор производился по тематическому критерию и покрывает четыре блока: целевую переменную, измерение ценностей, </w:t>
      </w:r>
      <w:proofErr w:type="spellStart"/>
      <w:r>
        <w:t>медиапотребление</w:t>
      </w:r>
      <w:proofErr w:type="spellEnd"/>
      <w:r>
        <w:t xml:space="preserve"> и социально-демографические контроли.</w:t>
      </w:r>
    </w:p>
    <w:p w:rsidR="00500471" w:rsidRDefault="00000000" w:rsidP="00500471">
      <w:pPr>
        <w:spacing w:line="360" w:lineRule="auto"/>
        <w:ind w:firstLine="360"/>
        <w:jc w:val="both"/>
      </w:pPr>
      <w:r>
        <w:t xml:space="preserve">Целевая переменная: </w:t>
      </w:r>
      <w:proofErr w:type="spellStart"/>
      <w:r>
        <w:t>ppltrst</w:t>
      </w:r>
      <w:proofErr w:type="spellEnd"/>
      <w:r>
        <w:t xml:space="preserve"> </w:t>
      </w:r>
      <w:r w:rsidR="00500471">
        <w:t>–</w:t>
      </w:r>
      <w:r>
        <w:t xml:space="preserve"> индикатор генерализованного социального доверия по шкале от 0 до 10.</w:t>
      </w:r>
    </w:p>
    <w:p w:rsidR="00186F64" w:rsidRDefault="00000000" w:rsidP="00186F64">
      <w:pPr>
        <w:spacing w:line="360" w:lineRule="auto"/>
        <w:ind w:firstLine="360"/>
        <w:jc w:val="both"/>
      </w:pPr>
      <w:r>
        <w:lastRenderedPageBreak/>
        <w:t xml:space="preserve">Ценности (PVQ-21, 21 </w:t>
      </w:r>
      <w:r w:rsidR="00186F64">
        <w:t>атрибут</w:t>
      </w:r>
      <w:r>
        <w:t xml:space="preserve">): </w:t>
      </w:r>
      <w:proofErr w:type="spellStart"/>
      <w:r>
        <w:t>ipcrtiv</w:t>
      </w:r>
      <w:proofErr w:type="spellEnd"/>
      <w:r>
        <w:t xml:space="preserve">, </w:t>
      </w:r>
      <w:proofErr w:type="spellStart"/>
      <w:r>
        <w:t>imprich</w:t>
      </w:r>
      <w:proofErr w:type="spellEnd"/>
      <w:r>
        <w:t xml:space="preserve">, </w:t>
      </w:r>
      <w:proofErr w:type="spellStart"/>
      <w:r>
        <w:t>ipeqopt</w:t>
      </w:r>
      <w:proofErr w:type="spellEnd"/>
      <w:r>
        <w:t xml:space="preserve">, </w:t>
      </w:r>
      <w:proofErr w:type="spellStart"/>
      <w:r>
        <w:t>ipshabt</w:t>
      </w:r>
      <w:proofErr w:type="spellEnd"/>
      <w:r>
        <w:t xml:space="preserve">, </w:t>
      </w:r>
      <w:proofErr w:type="spellStart"/>
      <w:r>
        <w:t>impsafe</w:t>
      </w:r>
      <w:proofErr w:type="spellEnd"/>
      <w:r>
        <w:t xml:space="preserve">, </w:t>
      </w:r>
      <w:proofErr w:type="spellStart"/>
      <w:r>
        <w:t>impdiff</w:t>
      </w:r>
      <w:proofErr w:type="spellEnd"/>
      <w:r>
        <w:t xml:space="preserve">, </w:t>
      </w:r>
      <w:proofErr w:type="spellStart"/>
      <w:r>
        <w:t>ipfrule</w:t>
      </w:r>
      <w:proofErr w:type="spellEnd"/>
      <w:r>
        <w:t xml:space="preserve">, </w:t>
      </w:r>
      <w:proofErr w:type="spellStart"/>
      <w:r>
        <w:t>ipudrst</w:t>
      </w:r>
      <w:proofErr w:type="spellEnd"/>
      <w:r>
        <w:t xml:space="preserve">, </w:t>
      </w:r>
      <w:proofErr w:type="spellStart"/>
      <w:r>
        <w:t>ipmodst</w:t>
      </w:r>
      <w:proofErr w:type="spellEnd"/>
      <w:r>
        <w:t xml:space="preserve">, </w:t>
      </w:r>
      <w:proofErr w:type="spellStart"/>
      <w:r>
        <w:t>ipgdtim</w:t>
      </w:r>
      <w:proofErr w:type="spellEnd"/>
      <w:r>
        <w:t xml:space="preserve">, </w:t>
      </w:r>
      <w:proofErr w:type="spellStart"/>
      <w:r>
        <w:t>impfree</w:t>
      </w:r>
      <w:proofErr w:type="spellEnd"/>
      <w:r>
        <w:t xml:space="preserve">, </w:t>
      </w:r>
      <w:proofErr w:type="spellStart"/>
      <w:r>
        <w:t>iphlppl</w:t>
      </w:r>
      <w:proofErr w:type="spellEnd"/>
      <w:r>
        <w:t xml:space="preserve">, </w:t>
      </w:r>
      <w:proofErr w:type="spellStart"/>
      <w:r>
        <w:t>ipsuces</w:t>
      </w:r>
      <w:proofErr w:type="spellEnd"/>
      <w:r>
        <w:t xml:space="preserve">, </w:t>
      </w:r>
      <w:proofErr w:type="spellStart"/>
      <w:r>
        <w:t>ipstrgv</w:t>
      </w:r>
      <w:proofErr w:type="spellEnd"/>
      <w:r>
        <w:t xml:space="preserve">, </w:t>
      </w:r>
      <w:proofErr w:type="spellStart"/>
      <w:r>
        <w:t>ipadvnt</w:t>
      </w:r>
      <w:proofErr w:type="spellEnd"/>
      <w:r>
        <w:t xml:space="preserve">, </w:t>
      </w:r>
      <w:proofErr w:type="spellStart"/>
      <w:r>
        <w:t>ipbhprp</w:t>
      </w:r>
      <w:proofErr w:type="spellEnd"/>
      <w:r>
        <w:t xml:space="preserve">, </w:t>
      </w:r>
      <w:proofErr w:type="spellStart"/>
      <w:r>
        <w:t>iprspot</w:t>
      </w:r>
      <w:proofErr w:type="spellEnd"/>
      <w:r>
        <w:t xml:space="preserve">, </w:t>
      </w:r>
      <w:proofErr w:type="spellStart"/>
      <w:r>
        <w:t>iplylfr</w:t>
      </w:r>
      <w:proofErr w:type="spellEnd"/>
      <w:r>
        <w:t xml:space="preserve">, </w:t>
      </w:r>
      <w:proofErr w:type="spellStart"/>
      <w:r>
        <w:t>impenv</w:t>
      </w:r>
      <w:proofErr w:type="spellEnd"/>
      <w:r>
        <w:t xml:space="preserve">, </w:t>
      </w:r>
      <w:proofErr w:type="spellStart"/>
      <w:r>
        <w:t>imptrad</w:t>
      </w:r>
      <w:proofErr w:type="spellEnd"/>
      <w:r>
        <w:t xml:space="preserve">, </w:t>
      </w:r>
      <w:proofErr w:type="spellStart"/>
      <w:r>
        <w:t>impfun</w:t>
      </w:r>
      <w:proofErr w:type="spellEnd"/>
      <w:r>
        <w:t xml:space="preserve">. Каждый </w:t>
      </w:r>
      <w:r w:rsidR="00186F64">
        <w:t>атрибут</w:t>
      </w:r>
      <w:r>
        <w:t xml:space="preserve"> представляет собой описание гипотетического человека, оцениваемое респондентом по шкале от 1 («очень похож на меня») до 6 («совсем не похож на меня»).</w:t>
      </w:r>
    </w:p>
    <w:p w:rsidR="00186F64" w:rsidRDefault="00000000" w:rsidP="00186F64">
      <w:pPr>
        <w:spacing w:line="360" w:lineRule="auto"/>
        <w:ind w:firstLine="360"/>
        <w:jc w:val="both"/>
      </w:pPr>
      <w:proofErr w:type="spellStart"/>
      <w:r>
        <w:t>Медиапотребление</w:t>
      </w:r>
      <w:proofErr w:type="spellEnd"/>
      <w:r>
        <w:t xml:space="preserve">: </w:t>
      </w:r>
      <w:proofErr w:type="spellStart"/>
      <w:r>
        <w:t>netusoft</w:t>
      </w:r>
      <w:proofErr w:type="spellEnd"/>
      <w:r>
        <w:t xml:space="preserve"> (частота использования интернета, шкала 1–5), </w:t>
      </w:r>
      <w:proofErr w:type="spellStart"/>
      <w:r>
        <w:t>netustm</w:t>
      </w:r>
      <w:proofErr w:type="spellEnd"/>
      <w:r>
        <w:t xml:space="preserve"> (минуты в интернете в день), </w:t>
      </w:r>
      <w:proofErr w:type="spellStart"/>
      <w:r>
        <w:t>nwspol</w:t>
      </w:r>
      <w:proofErr w:type="spellEnd"/>
      <w:r>
        <w:t xml:space="preserve"> (минуты потребления политических новостей в день). Следует отметить, что в ESS </w:t>
      </w:r>
      <w:proofErr w:type="spellStart"/>
      <w:r>
        <w:t>Round</w:t>
      </w:r>
      <w:proofErr w:type="spellEnd"/>
      <w:r>
        <w:t xml:space="preserve"> 9 блок вопросов о просмотре телевидения и прослушивании радио сокращён по сравнению с ранними раундами, что фиксируется как ограничение измерительного инструментария.</w:t>
      </w:r>
    </w:p>
    <w:p w:rsidR="00D608F4" w:rsidRDefault="00000000" w:rsidP="00186F64">
      <w:pPr>
        <w:spacing w:line="360" w:lineRule="auto"/>
        <w:ind w:firstLine="360"/>
        <w:jc w:val="both"/>
      </w:pPr>
      <w:r>
        <w:t xml:space="preserve">Социально-демографические контроли: </w:t>
      </w:r>
      <w:proofErr w:type="spellStart"/>
      <w:r>
        <w:t>agea</w:t>
      </w:r>
      <w:proofErr w:type="spellEnd"/>
      <w:r>
        <w:t xml:space="preserve"> (возраст), </w:t>
      </w:r>
      <w:proofErr w:type="spellStart"/>
      <w:r>
        <w:t>gndr</w:t>
      </w:r>
      <w:proofErr w:type="spellEnd"/>
      <w:r>
        <w:t xml:space="preserve"> (пол, перекодирован в бинарную переменную </w:t>
      </w:r>
      <w:proofErr w:type="spellStart"/>
      <w:r>
        <w:t>female</w:t>
      </w:r>
      <w:proofErr w:type="spellEnd"/>
      <w:r>
        <w:t xml:space="preserve">), </w:t>
      </w:r>
      <w:proofErr w:type="spellStart"/>
      <w:r>
        <w:t>eduyrs</w:t>
      </w:r>
      <w:proofErr w:type="spellEnd"/>
      <w:r>
        <w:t xml:space="preserve"> (годы образования), </w:t>
      </w:r>
      <w:proofErr w:type="spellStart"/>
      <w:r>
        <w:t>eisced</w:t>
      </w:r>
      <w:proofErr w:type="spellEnd"/>
      <w:r>
        <w:t xml:space="preserve"> (уровень образования по классификации ISCED), </w:t>
      </w:r>
      <w:proofErr w:type="spellStart"/>
      <w:r>
        <w:t>hinctnta</w:t>
      </w:r>
      <w:proofErr w:type="spellEnd"/>
      <w:r>
        <w:t xml:space="preserve"> (дециль дохода домохозяйства), </w:t>
      </w:r>
      <w:proofErr w:type="spellStart"/>
      <w:r>
        <w:t>domicil</w:t>
      </w:r>
      <w:proofErr w:type="spellEnd"/>
      <w:r>
        <w:t xml:space="preserve"> (тип населённого пункта). Дополнительно используются служебные переменные: </w:t>
      </w:r>
      <w:proofErr w:type="spellStart"/>
      <w:r>
        <w:t>cntry</w:t>
      </w:r>
      <w:proofErr w:type="spellEnd"/>
      <w:r>
        <w:t xml:space="preserve"> (двухбуквенный код страны), весовые коэффициенты </w:t>
      </w:r>
      <w:proofErr w:type="spellStart"/>
      <w:r>
        <w:t>dweight</w:t>
      </w:r>
      <w:proofErr w:type="spellEnd"/>
      <w:r>
        <w:t xml:space="preserve">, </w:t>
      </w:r>
      <w:proofErr w:type="spellStart"/>
      <w:r>
        <w:t>pspwght</w:t>
      </w:r>
      <w:proofErr w:type="spellEnd"/>
      <w:r>
        <w:t xml:space="preserve">, </w:t>
      </w:r>
      <w:proofErr w:type="spellStart"/>
      <w:r>
        <w:t>pweight</w:t>
      </w:r>
      <w:proofErr w:type="spellEnd"/>
      <w:r>
        <w:t>.</w:t>
      </w:r>
    </w:p>
    <w:p w:rsidR="00D608F4" w:rsidRDefault="00000000" w:rsidP="00751C93">
      <w:pPr>
        <w:pStyle w:val="2"/>
      </w:pPr>
      <w:bookmarkStart w:id="104" w:name="_Toc228709365"/>
      <w:r>
        <w:t>3.3. Страновые данные</w:t>
      </w:r>
      <w:bookmarkEnd w:id="104"/>
    </w:p>
    <w:p w:rsidR="00D608F4" w:rsidRDefault="00000000" w:rsidP="00186F64">
      <w:pPr>
        <w:spacing w:line="360" w:lineRule="auto"/>
        <w:ind w:firstLine="360"/>
        <w:jc w:val="both"/>
      </w:pPr>
      <w:r>
        <w:t xml:space="preserve">Страновые характеристики агрегированы для 2018 года из трёх открытых источников. GDP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capita</w:t>
      </w:r>
      <w:proofErr w:type="spellEnd"/>
      <w:r>
        <w:t xml:space="preserve"> PPP извлечён из базы World Development </w:t>
      </w:r>
      <w:proofErr w:type="spellStart"/>
      <w:proofErr w:type="gramStart"/>
      <w:r>
        <w:t>Indicators</w:t>
      </w:r>
      <w:proofErr w:type="spellEnd"/>
      <w:r w:rsidR="001B4363" w:rsidRPr="001B4363">
        <w:t>[</w:t>
      </w:r>
      <w:proofErr w:type="gramEnd"/>
      <w:r w:rsidR="001B4363" w:rsidRPr="001B4363">
        <w:t>16]</w:t>
      </w:r>
      <w:r>
        <w:t xml:space="preserve"> с кодом индикатора NY.GDP.PCAP.PP.CD; значения выражены в международных долларах по паритету покупательной способности. Индекс Джини получен из той же </w:t>
      </w:r>
      <w:proofErr w:type="gramStart"/>
      <w:r>
        <w:t>базы</w:t>
      </w:r>
      <w:r w:rsidR="001B4363" w:rsidRPr="001B4363">
        <w:t>[</w:t>
      </w:r>
      <w:proofErr w:type="gramEnd"/>
      <w:r w:rsidR="001B4363" w:rsidRPr="001B4363">
        <w:t>17]</w:t>
      </w:r>
      <w:r>
        <w:t xml:space="preserve">; для Венгрии в связи с отсутствием значения за 2018 год использовано ближайшее доступное значение за 2017 год. Индекс восприятия коррупции получен из ежегодного отчёта Transparency International за 2018 год (Transparency International, 2019) и принимает значения от 0 (высокая коррупция) до 100 (низкая коррупция). Итоговый страновой </w:t>
      </w:r>
      <w:proofErr w:type="spellStart"/>
      <w:r>
        <w:t>датасет</w:t>
      </w:r>
      <w:proofErr w:type="spellEnd"/>
      <w:r>
        <w:t xml:space="preserve"> содержит 29 строк с полным покрытием по всем трём переменным.</w:t>
      </w:r>
    </w:p>
    <w:p w:rsidR="00D608F4" w:rsidRDefault="00000000" w:rsidP="00751C93">
      <w:pPr>
        <w:pStyle w:val="2"/>
      </w:pPr>
      <w:bookmarkStart w:id="105" w:name="_Toc228709366"/>
      <w:r>
        <w:t>3.4. Обработка пропусков и трансформации</w:t>
      </w:r>
      <w:bookmarkEnd w:id="105"/>
    </w:p>
    <w:p w:rsidR="00186F64" w:rsidRDefault="00000000" w:rsidP="00186F64">
      <w:pPr>
        <w:spacing w:line="360" w:lineRule="auto"/>
        <w:ind w:firstLine="360"/>
        <w:jc w:val="both"/>
      </w:pPr>
      <w:r>
        <w:t>В кодовой книге ESS специальные коды пропусков располагаются за пределами валидного диапазона, но близко к нему по разряду. Для шкал 1–6 специальными кодами выступают 7 (</w:t>
      </w:r>
      <w:proofErr w:type="spellStart"/>
      <w:r>
        <w:t>Refusal</w:t>
      </w:r>
      <w:proofErr w:type="spellEnd"/>
      <w:r>
        <w:t>), 8 (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), 9 (No </w:t>
      </w:r>
      <w:proofErr w:type="spellStart"/>
      <w:r>
        <w:t>answer</w:t>
      </w:r>
      <w:proofErr w:type="spellEnd"/>
      <w:r>
        <w:t xml:space="preserve">); для шкал 0–10 </w:t>
      </w:r>
      <w:r w:rsidR="00186F64">
        <w:t>–</w:t>
      </w:r>
      <w:r>
        <w:t xml:space="preserve"> соответственно 77, 88, 99; для переменных, измеряемых в минутах, </w:t>
      </w:r>
      <w:r w:rsidR="00186F64">
        <w:t>-</w:t>
      </w:r>
      <w:r>
        <w:t xml:space="preserve"> 6666, 7777, 8888, 9999. Замена специальных кодов на </w:t>
      </w:r>
      <w:proofErr w:type="spellStart"/>
      <w:r>
        <w:t>NaN</w:t>
      </w:r>
      <w:proofErr w:type="spellEnd"/>
      <w:r>
        <w:t xml:space="preserve"> проводится явно по группам переменных: для каждой группы задаётся отдельный набор кодов. Такой подход точнее, чем общий каскад по числу разрядов, поскольку не затрагивает валидные крайние значения шкал.</w:t>
      </w:r>
    </w:p>
    <w:p w:rsidR="00186F64" w:rsidRDefault="00000000" w:rsidP="00186F64">
      <w:pPr>
        <w:spacing w:line="360" w:lineRule="auto"/>
        <w:ind w:firstLine="360"/>
        <w:jc w:val="both"/>
      </w:pPr>
      <w:r>
        <w:lastRenderedPageBreak/>
        <w:t xml:space="preserve">К переменной </w:t>
      </w:r>
      <w:proofErr w:type="spellStart"/>
      <w:r>
        <w:t>eduyrs</w:t>
      </w:r>
      <w:proofErr w:type="spellEnd"/>
      <w:r>
        <w:t xml:space="preserve"> применена верхняя обрезка: значения, превышающие 25 лет, заменены на 25 (0,45% наблюдений с признаками ошибок ввода). Переменные </w:t>
      </w:r>
      <w:proofErr w:type="spellStart"/>
      <w:r>
        <w:t>netustm</w:t>
      </w:r>
      <w:proofErr w:type="spellEnd"/>
      <w:r>
        <w:t xml:space="preserve"> и </w:t>
      </w:r>
      <w:proofErr w:type="spellStart"/>
      <w:r>
        <w:t>nwspol</w:t>
      </w:r>
      <w:proofErr w:type="spellEnd"/>
      <w:r>
        <w:t xml:space="preserve">, превышающие 1440 минут в сутки, заменены на </w:t>
      </w:r>
      <w:proofErr w:type="spellStart"/>
      <w:r>
        <w:t>NaN</w:t>
      </w:r>
      <w:proofErr w:type="spellEnd"/>
      <w:r>
        <w:t xml:space="preserve"> как заведомо ошибочные. Для правосторонне</w:t>
      </w:r>
      <w:r w:rsidR="00186F64">
        <w:t xml:space="preserve"> </w:t>
      </w:r>
      <w:r>
        <w:t xml:space="preserve">асимметричных распределений </w:t>
      </w:r>
      <w:proofErr w:type="spellStart"/>
      <w:r>
        <w:t>netustm</w:t>
      </w:r>
      <w:proofErr w:type="spellEnd"/>
      <w:r>
        <w:t xml:space="preserve"> и </w:t>
      </w:r>
      <w:proofErr w:type="spellStart"/>
      <w:r>
        <w:t>nwspol</w:t>
      </w:r>
      <w:proofErr w:type="spellEnd"/>
      <w:r>
        <w:t xml:space="preserve"> применена логарифмическая трансформация </w:t>
      </w:r>
      <w:proofErr w:type="spellStart"/>
      <w:r>
        <w:t>log</w:t>
      </w:r>
      <w:proofErr w:type="spellEnd"/>
      <w:r>
        <w:t>(1+x), позволяющая приблизить распределение к симметричному. Для переменных с существенной долей пропусков, критически важных для модели (</w:t>
      </w:r>
      <w:proofErr w:type="spellStart"/>
      <w:r>
        <w:t>netustm</w:t>
      </w:r>
      <w:proofErr w:type="spellEnd"/>
      <w:r>
        <w:t xml:space="preserve"> </w:t>
      </w:r>
      <w:r w:rsidR="00186F64">
        <w:t>–</w:t>
      </w:r>
      <w:r>
        <w:t xml:space="preserve"> 30,4%, </w:t>
      </w:r>
      <w:proofErr w:type="spellStart"/>
      <w:r>
        <w:t>hinctnta</w:t>
      </w:r>
      <w:proofErr w:type="spellEnd"/>
      <w:r w:rsidR="00186F64">
        <w:t xml:space="preserve"> –</w:t>
      </w:r>
      <w:r>
        <w:t xml:space="preserve"> 19,5%), применена медианная подстановка внутри страны: пропуски заменены на медиану соответствующей переменной по стране респондента.</w:t>
      </w:r>
    </w:p>
    <w:p w:rsidR="00186F64" w:rsidRDefault="00000000" w:rsidP="00186F64">
      <w:pPr>
        <w:spacing w:line="360" w:lineRule="auto"/>
        <w:ind w:firstLine="360"/>
        <w:jc w:val="both"/>
      </w:pPr>
      <w:r>
        <w:t>Анализ пространственного распределения пропусков показал, что по большинству PVQ-</w:t>
      </w:r>
      <w:r w:rsidR="00186F64">
        <w:t>атрибутов</w:t>
      </w:r>
      <w:r>
        <w:t xml:space="preserve"> доля пропусков в каждой стране не превышает 2%. Основные источники пропусков </w:t>
      </w:r>
      <w:r w:rsidR="00186F64">
        <w:t>–</w:t>
      </w:r>
      <w:r>
        <w:t xml:space="preserve"> </w:t>
      </w:r>
      <w:proofErr w:type="spellStart"/>
      <w:r>
        <w:t>netustm</w:t>
      </w:r>
      <w:proofErr w:type="spellEnd"/>
      <w:r>
        <w:t xml:space="preserve"> и </w:t>
      </w:r>
      <w:proofErr w:type="spellStart"/>
      <w:r>
        <w:t>hinctnta</w:t>
      </w:r>
      <w:proofErr w:type="spellEnd"/>
      <w:r>
        <w:t xml:space="preserve"> </w:t>
      </w:r>
      <w:r w:rsidR="00186F64">
        <w:t>–</w:t>
      </w:r>
      <w:r>
        <w:t xml:space="preserve"> распределены по странам относительно равномерно, что позволяет применять построчное удаление (</w:t>
      </w:r>
      <w:proofErr w:type="spellStart"/>
      <w:r>
        <w:t>listwise</w:t>
      </w:r>
      <w:proofErr w:type="spellEnd"/>
      <w:r>
        <w:t xml:space="preserve"> </w:t>
      </w:r>
      <w:proofErr w:type="spellStart"/>
      <w:r>
        <w:t>deletion</w:t>
      </w:r>
      <w:proofErr w:type="spellEnd"/>
      <w:r>
        <w:t>) без существенного смещения выборки в сторону отдельных государств.</w:t>
      </w:r>
    </w:p>
    <w:p w:rsidR="00D608F4" w:rsidRDefault="00000000" w:rsidP="00186F64">
      <w:pPr>
        <w:spacing w:line="360" w:lineRule="auto"/>
        <w:ind w:firstLine="360"/>
        <w:jc w:val="both"/>
      </w:pPr>
      <w:r>
        <w:t xml:space="preserve">На уровне страновых показателей наблюдается высокая корреляция между CPI и GDP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capita</w:t>
      </w:r>
      <w:proofErr w:type="spellEnd"/>
      <w:r>
        <w:t xml:space="preserve"> (r = 0,81): богатые европейские страны одновременно имеют более чистые институты. Индекс Джини связан с обоими показателями заметно слабее (r ≈ −0,40). Данная </w:t>
      </w:r>
      <w:proofErr w:type="spellStart"/>
      <w:r>
        <w:t>коллинеарность</w:t>
      </w:r>
      <w:proofErr w:type="spellEnd"/>
      <w:r>
        <w:t xml:space="preserve"> имеет содержательное значение для последующей интерпретации: в многоуровневой модели с одновременно включёнными GDP и CPI коэффициент GDP после контроля на CPI теряет значимость, что обсуждается в разделе 6.2.3.</w:t>
      </w:r>
    </w:p>
    <w:p w:rsidR="00D608F4" w:rsidRDefault="00000000" w:rsidP="00751C93">
      <w:pPr>
        <w:pStyle w:val="2"/>
      </w:pPr>
      <w:bookmarkStart w:id="106" w:name="_Toc228709367"/>
      <w:r>
        <w:t>3.5. Описательные статистики</w:t>
      </w:r>
      <w:bookmarkEnd w:id="106"/>
    </w:p>
    <w:p w:rsidR="00D608F4" w:rsidRDefault="00000000" w:rsidP="00186F64">
      <w:pPr>
        <w:spacing w:line="360" w:lineRule="auto"/>
        <w:ind w:firstLine="360"/>
        <w:jc w:val="both"/>
      </w:pPr>
      <w:r>
        <w:t xml:space="preserve">В таблице 3.1 приведены ключевые характеристики основных переменных после очистки. Распределение </w:t>
      </w:r>
      <w:proofErr w:type="spellStart"/>
      <w:r>
        <w:t>ppltrst</w:t>
      </w:r>
      <w:proofErr w:type="spellEnd"/>
      <w:r>
        <w:t xml:space="preserve"> близко к симметричному вокруг середины шкалы (среднее 4,99, стандартное отклонение 2,49); распределения агрегированных индексов ценностей, построенных из факторных оценок CFA (раздел 5), центрированы вокруг нуля по построению.</w:t>
      </w:r>
    </w:p>
    <w:p w:rsidR="00D608F4" w:rsidRDefault="00000000" w:rsidP="001B4363">
      <w:pPr>
        <w:spacing w:before="80" w:after="160" w:line="360" w:lineRule="auto"/>
        <w:jc w:val="right"/>
      </w:pPr>
      <w:r>
        <w:rPr>
          <w:i/>
          <w:iCs/>
        </w:rPr>
        <w:t xml:space="preserve">Таблица 3.1 </w:t>
      </w:r>
      <w:r w:rsidR="001B4363" w:rsidRPr="001B4363">
        <w:rPr>
          <w:i/>
          <w:iCs/>
        </w:rPr>
        <w:t>–</w:t>
      </w:r>
      <w:r>
        <w:rPr>
          <w:i/>
          <w:iCs/>
        </w:rPr>
        <w:t xml:space="preserve"> Описательные статистики ключевых переменных (N = 44 200)</w:t>
      </w:r>
    </w:p>
    <w:tbl>
      <w:tblPr>
        <w:tblStyle w:val="ac"/>
        <w:tblW w:w="9400" w:type="dxa"/>
        <w:tblLook w:val="04A0" w:firstRow="1" w:lastRow="0" w:firstColumn="1" w:lastColumn="0" w:noHBand="0" w:noVBand="1"/>
      </w:tblPr>
      <w:tblGrid>
        <w:gridCol w:w="3320"/>
        <w:gridCol w:w="1103"/>
        <w:gridCol w:w="1985"/>
        <w:gridCol w:w="894"/>
        <w:gridCol w:w="1199"/>
        <w:gridCol w:w="899"/>
      </w:tblGrid>
      <w:tr w:rsidR="00D608F4" w:rsidTr="00963158">
        <w:trPr>
          <w:tblHeader/>
        </w:trPr>
        <w:tc>
          <w:tcPr>
            <w:tcW w:w="34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Переменная</w:t>
            </w:r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Среднее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Ст. отклонение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Мин.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Медиана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Макс.</w:t>
            </w:r>
          </w:p>
        </w:tc>
      </w:tr>
      <w:tr w:rsidR="00D608F4" w:rsidTr="00963158">
        <w:tc>
          <w:tcPr>
            <w:tcW w:w="3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ppltrst</w:t>
            </w:r>
            <w:proofErr w:type="spellEnd"/>
            <w:r>
              <w:t xml:space="preserve"> (доверие, 0–10)</w:t>
            </w:r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4,99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2,49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5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10</w:t>
            </w:r>
          </w:p>
        </w:tc>
      </w:tr>
      <w:tr w:rsidR="00D608F4" w:rsidTr="00963158">
        <w:tc>
          <w:tcPr>
            <w:tcW w:w="3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Openness</w:t>
            </w:r>
            <w:proofErr w:type="spellEnd"/>
            <w:r>
              <w:t xml:space="preserve"> (композит)</w:t>
            </w:r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0,00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0,87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−3,1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0,03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2,9</w:t>
            </w:r>
          </w:p>
        </w:tc>
      </w:tr>
      <w:tr w:rsidR="00D608F4" w:rsidTr="00963158">
        <w:tc>
          <w:tcPr>
            <w:tcW w:w="3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Conservation</w:t>
            </w:r>
            <w:proofErr w:type="spellEnd"/>
            <w:r>
              <w:t xml:space="preserve"> (композит)</w:t>
            </w:r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0,00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0,91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−3,3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0,02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2,8</w:t>
            </w:r>
          </w:p>
        </w:tc>
      </w:tr>
      <w:tr w:rsidR="00D608F4" w:rsidTr="00963158">
        <w:tc>
          <w:tcPr>
            <w:tcW w:w="3400" w:type="dxa"/>
          </w:tcPr>
          <w:p w:rsidR="00D608F4" w:rsidRDefault="00000000">
            <w:pPr>
              <w:spacing w:line="300" w:lineRule="auto"/>
            </w:pPr>
            <w:r>
              <w:t>Self-</w:t>
            </w:r>
            <w:proofErr w:type="spellStart"/>
            <w:r>
              <w:t>Transcendence</w:t>
            </w:r>
            <w:proofErr w:type="spellEnd"/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0,00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0,85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−3,0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0,05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2,7</w:t>
            </w:r>
          </w:p>
        </w:tc>
      </w:tr>
      <w:tr w:rsidR="00D608F4" w:rsidTr="00963158">
        <w:tc>
          <w:tcPr>
            <w:tcW w:w="3400" w:type="dxa"/>
          </w:tcPr>
          <w:p w:rsidR="00D608F4" w:rsidRDefault="00000000">
            <w:pPr>
              <w:spacing w:line="300" w:lineRule="auto"/>
            </w:pPr>
            <w:r>
              <w:t>Self-</w:t>
            </w:r>
            <w:proofErr w:type="spellStart"/>
            <w:r>
              <w:t>Enhancement</w:t>
            </w:r>
            <w:proofErr w:type="spellEnd"/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0,00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0,88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−2,9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−0,01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3,1</w:t>
            </w:r>
          </w:p>
        </w:tc>
      </w:tr>
      <w:tr w:rsidR="00D608F4" w:rsidTr="00963158">
        <w:tc>
          <w:tcPr>
            <w:tcW w:w="3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netusoft</w:t>
            </w:r>
            <w:proofErr w:type="spellEnd"/>
            <w:r>
              <w:t xml:space="preserve"> (1–5)</w:t>
            </w:r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3,89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1,59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1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5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5</w:t>
            </w:r>
          </w:p>
        </w:tc>
      </w:tr>
      <w:tr w:rsidR="00D608F4" w:rsidTr="00963158">
        <w:tc>
          <w:tcPr>
            <w:tcW w:w="3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log_netustm</w:t>
            </w:r>
            <w:proofErr w:type="spellEnd"/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4,26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1,92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4,79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7,27</w:t>
            </w:r>
          </w:p>
        </w:tc>
      </w:tr>
      <w:tr w:rsidR="00D608F4" w:rsidTr="00963158">
        <w:tc>
          <w:tcPr>
            <w:tcW w:w="3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lastRenderedPageBreak/>
              <w:t>log_nwspol</w:t>
            </w:r>
            <w:proofErr w:type="spellEnd"/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3,15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1,20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3,40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7,27</w:t>
            </w:r>
          </w:p>
        </w:tc>
      </w:tr>
      <w:tr w:rsidR="00D608F4" w:rsidTr="00963158">
        <w:tc>
          <w:tcPr>
            <w:tcW w:w="3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agea</w:t>
            </w:r>
            <w:proofErr w:type="spellEnd"/>
            <w:r>
              <w:t xml:space="preserve"> (лет)</w:t>
            </w:r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50,9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18,4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15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51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90</w:t>
            </w:r>
          </w:p>
        </w:tc>
      </w:tr>
      <w:tr w:rsidR="00D608F4" w:rsidTr="00963158">
        <w:tc>
          <w:tcPr>
            <w:tcW w:w="3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eduyrs</w:t>
            </w:r>
            <w:proofErr w:type="spellEnd"/>
            <w:r>
              <w:t xml:space="preserve"> (лет)</w:t>
            </w:r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13,1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3,8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13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25</w:t>
            </w:r>
          </w:p>
        </w:tc>
      </w:tr>
      <w:tr w:rsidR="00D608F4" w:rsidTr="00963158">
        <w:tc>
          <w:tcPr>
            <w:tcW w:w="3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hinctnta</w:t>
            </w:r>
            <w:proofErr w:type="spellEnd"/>
            <w:r>
              <w:t xml:space="preserve"> (дециль)</w:t>
            </w:r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5,12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2,78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1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5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10</w:t>
            </w:r>
          </w:p>
        </w:tc>
      </w:tr>
      <w:tr w:rsidR="00D608F4" w:rsidTr="00963158">
        <w:tc>
          <w:tcPr>
            <w:tcW w:w="3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female</w:t>
            </w:r>
            <w:proofErr w:type="spellEnd"/>
            <w:r>
              <w:t xml:space="preserve"> (0/1)</w:t>
            </w:r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0,53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0,50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1</w:t>
            </w:r>
          </w:p>
        </w:tc>
      </w:tr>
      <w:tr w:rsidR="00D608F4" w:rsidTr="00963158">
        <w:tc>
          <w:tcPr>
            <w:tcW w:w="3400" w:type="dxa"/>
          </w:tcPr>
          <w:p w:rsidR="00D608F4" w:rsidRPr="002779C4" w:rsidRDefault="00000000">
            <w:pPr>
              <w:spacing w:line="300" w:lineRule="auto"/>
              <w:rPr>
                <w:lang w:val="en-US"/>
              </w:rPr>
            </w:pPr>
            <w:r w:rsidRPr="002779C4">
              <w:rPr>
                <w:lang w:val="en-US"/>
              </w:rPr>
              <w:t xml:space="preserve">GDP per capita PPP, </w:t>
            </w:r>
            <w:proofErr w:type="spellStart"/>
            <w:r>
              <w:t>тыс</w:t>
            </w:r>
            <w:proofErr w:type="spellEnd"/>
            <w:r w:rsidRPr="002779C4">
              <w:rPr>
                <w:lang w:val="en-US"/>
              </w:rPr>
              <w:t xml:space="preserve">. </w:t>
            </w:r>
            <w:proofErr w:type="spellStart"/>
            <w:r>
              <w:t>межд</w:t>
            </w:r>
            <w:proofErr w:type="spellEnd"/>
            <w:r w:rsidRPr="002779C4">
              <w:rPr>
                <w:lang w:val="en-US"/>
              </w:rPr>
              <w:t xml:space="preserve">. </w:t>
            </w:r>
            <w:proofErr w:type="spellStart"/>
            <w:r>
              <w:t>долл</w:t>
            </w:r>
            <w:proofErr w:type="spellEnd"/>
            <w:r w:rsidRPr="002779C4">
              <w:rPr>
                <w:lang w:val="en-US"/>
              </w:rPr>
              <w:t>.</w:t>
            </w:r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42,7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16,8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19,5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44,3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89,4</w:t>
            </w:r>
          </w:p>
        </w:tc>
      </w:tr>
      <w:tr w:rsidR="00D608F4" w:rsidTr="00963158">
        <w:tc>
          <w:tcPr>
            <w:tcW w:w="3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Gini</w:t>
            </w:r>
            <w:proofErr w:type="spellEnd"/>
            <w:r>
              <w:t xml:space="preserve"> (%)</w:t>
            </w:r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30,4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3,9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23,2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30,0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38,6</w:t>
            </w:r>
          </w:p>
        </w:tc>
      </w:tr>
      <w:tr w:rsidR="00D608F4" w:rsidTr="00963158">
        <w:tc>
          <w:tcPr>
            <w:tcW w:w="3400" w:type="dxa"/>
          </w:tcPr>
          <w:p w:rsidR="00D608F4" w:rsidRDefault="00000000">
            <w:pPr>
              <w:spacing w:line="300" w:lineRule="auto"/>
            </w:pPr>
            <w:r>
              <w:t>CPI (0–100)</w:t>
            </w:r>
          </w:p>
        </w:tc>
        <w:tc>
          <w:tcPr>
            <w:tcW w:w="990" w:type="dxa"/>
          </w:tcPr>
          <w:p w:rsidR="00D608F4" w:rsidRDefault="00000000">
            <w:pPr>
              <w:spacing w:line="300" w:lineRule="auto"/>
              <w:jc w:val="center"/>
            </w:pPr>
            <w:r>
              <w:t>65,1</w:t>
            </w:r>
          </w:p>
        </w:tc>
        <w:tc>
          <w:tcPr>
            <w:tcW w:w="2010" w:type="dxa"/>
          </w:tcPr>
          <w:p w:rsidR="00D608F4" w:rsidRDefault="00000000">
            <w:pPr>
              <w:spacing w:line="300" w:lineRule="auto"/>
              <w:jc w:val="center"/>
            </w:pPr>
            <w:r>
              <w:t>14,2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41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66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88</w:t>
            </w:r>
          </w:p>
        </w:tc>
      </w:tr>
    </w:tbl>
    <w:p w:rsidR="00D608F4" w:rsidRDefault="00000000" w:rsidP="00751C93">
      <w:pPr>
        <w:pStyle w:val="2"/>
      </w:pPr>
      <w:bookmarkStart w:id="107" w:name="_Toc228709368"/>
      <w:r>
        <w:t>3.6. Аналитическая выборка</w:t>
      </w:r>
      <w:bookmarkEnd w:id="107"/>
    </w:p>
    <w:p w:rsidR="00D608F4" w:rsidRDefault="00000000" w:rsidP="00186F64">
      <w:pPr>
        <w:spacing w:line="360" w:lineRule="auto"/>
        <w:ind w:firstLine="360"/>
        <w:jc w:val="both"/>
      </w:pPr>
      <w:r>
        <w:t xml:space="preserve">Для построения многоуровневой модели итоговая аналитическая выборка формировалась </w:t>
      </w:r>
      <w:proofErr w:type="spellStart"/>
      <w:r>
        <w:t>listwise</w:t>
      </w:r>
      <w:proofErr w:type="spellEnd"/>
      <w:r>
        <w:t xml:space="preserve"> по всем ключевым переменным: целевой переменной, четырём композитным ценностным индексам, трём медиа-переменным, шести демографическим контролям и трём страновым характеристикам. После применения построчного удаления сохранено 44 200 респондентов из 49 519 исходных (потеря 10,7%). Все 29 стран сохранили объём выборки, достаточный для включения в кросс-национальный анализ (минимум 1188 респондентов в Болгарии, максимум 2745 в Италии). Та же аналитическая выборка используется и в ML-блоке (раздел 6.1), что обеспечивает прямую сопоставимость результатов двух подходов.</w:t>
      </w:r>
    </w:p>
    <w:p w:rsidR="00D608F4" w:rsidRDefault="00000000" w:rsidP="00751C93">
      <w:pPr>
        <w:pStyle w:val="1"/>
      </w:pPr>
      <w:bookmarkStart w:id="108" w:name="_Toc228709369"/>
      <w:r>
        <w:lastRenderedPageBreak/>
        <w:t xml:space="preserve">4. </w:t>
      </w:r>
      <w:r w:rsidR="00751C93">
        <w:t>Разведочный анализ</w:t>
      </w:r>
      <w:bookmarkEnd w:id="108"/>
    </w:p>
    <w:p w:rsidR="00D608F4" w:rsidRDefault="00000000" w:rsidP="00186F64">
      <w:pPr>
        <w:spacing w:line="360" w:lineRule="auto"/>
        <w:ind w:firstLine="360"/>
        <w:jc w:val="both"/>
      </w:pPr>
      <w:r>
        <w:t xml:space="preserve">До перехода к формальному моделированию проводится разведочный анализ, охватывающий четыре аспекта: распределение целевой переменной на объединённой выборке, её </w:t>
      </w:r>
      <w:proofErr w:type="spellStart"/>
      <w:r>
        <w:t>межстрановую</w:t>
      </w:r>
      <w:proofErr w:type="spellEnd"/>
      <w:r>
        <w:t xml:space="preserve"> вариацию, внутреннюю корреляционную структуру индикаторов PVQ-21 и предварительные связи агрегированных индексов ценностей с доверием. На этом этапе ценностные индексы строятся как простые средние по соответствующим </w:t>
      </w:r>
      <w:r w:rsidR="00186F64">
        <w:t>атрибуты</w:t>
      </w:r>
      <w:r>
        <w:t xml:space="preserve"> PVQ с последующей инверсией знака (в связи с обратной шкалой опросника); для аналитической части раздела 6 индексы будут пересчитаны из факторных оценок CFA, полученных в разделе 5.</w:t>
      </w:r>
    </w:p>
    <w:p w:rsidR="00D608F4" w:rsidRDefault="00000000" w:rsidP="00751C93">
      <w:pPr>
        <w:pStyle w:val="2"/>
      </w:pPr>
      <w:bookmarkStart w:id="109" w:name="_Toc228709370"/>
      <w:r>
        <w:t>4.1. Распределение социального доверия</w:t>
      </w:r>
      <w:bookmarkEnd w:id="109"/>
    </w:p>
    <w:p w:rsidR="00186F64" w:rsidRDefault="00186F64" w:rsidP="00186F64">
      <w:pPr>
        <w:spacing w:line="360" w:lineRule="auto"/>
        <w:ind w:firstLine="360"/>
        <w:jc w:val="both"/>
      </w:pPr>
      <w:r>
        <w:rPr>
          <w:noProof/>
        </w:rPr>
        <w:drawing>
          <wp:inline distT="0" distB="0" distL="0" distR="0">
            <wp:extent cx="5077838" cy="2221656"/>
            <wp:effectExtent l="0" t="0" r="2540" b="1270"/>
            <wp:docPr id="12802128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12887" name="Рисунок 12802128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551" cy="22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F64" w:rsidRDefault="00186F64" w:rsidP="00186F64">
      <w:pPr>
        <w:spacing w:line="360" w:lineRule="auto"/>
        <w:jc w:val="center"/>
      </w:pPr>
      <w:r>
        <w:t>Рисунок 4.1. Распределение социального доверия</w:t>
      </w:r>
    </w:p>
    <w:p w:rsidR="00DF0312" w:rsidRDefault="00000000" w:rsidP="00186F64">
      <w:pPr>
        <w:spacing w:line="360" w:lineRule="auto"/>
        <w:ind w:firstLine="360"/>
        <w:jc w:val="both"/>
        <w:sectPr w:rsidR="00DF0312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 xml:space="preserve">Распределение переменной </w:t>
      </w:r>
      <w:proofErr w:type="spellStart"/>
      <w:r>
        <w:t>ppltrst</w:t>
      </w:r>
      <w:proofErr w:type="spellEnd"/>
      <w:r>
        <w:t xml:space="preserve"> на объединённой европейской выборке из 44 200 респондентов близко к симметричному относительно середины шкалы: медиана равна 5, среднее составляет 4,99, стандартное отклонение 2,49. Наблюдается небольшой сдвиг в сторону более высоких значений: около 65% респондентов располагаются в интервале [5, 10]. Распределение обладает выраженной дискретной структурой: модальные значения 5, 7 и 8 собирают существенную часть ответов, что характерно для шкал </w:t>
      </w:r>
      <w:proofErr w:type="spellStart"/>
      <w:r>
        <w:t>Лайкерт</w:t>
      </w:r>
      <w:proofErr w:type="spellEnd"/>
      <w:r>
        <w:t>-подобного типа с визуальной «якорной» точкой в середине.</w:t>
      </w:r>
    </w:p>
    <w:p w:rsidR="00D608F4" w:rsidRDefault="00000000" w:rsidP="00751C93">
      <w:pPr>
        <w:pStyle w:val="2"/>
      </w:pPr>
      <w:bookmarkStart w:id="110" w:name="_Toc228709371"/>
      <w:r>
        <w:lastRenderedPageBreak/>
        <w:t xml:space="preserve">4.2. </w:t>
      </w:r>
      <w:proofErr w:type="spellStart"/>
      <w:r>
        <w:t>Межстрановая</w:t>
      </w:r>
      <w:proofErr w:type="spellEnd"/>
      <w:r>
        <w:t xml:space="preserve"> вариация социального доверия</w:t>
      </w:r>
      <w:bookmarkEnd w:id="110"/>
    </w:p>
    <w:p w:rsidR="00186F64" w:rsidRDefault="00DF0312">
      <w:pPr>
        <w:spacing w:before="160" w:after="120" w:line="360" w:lineRule="auto"/>
      </w:pPr>
      <w:r>
        <w:rPr>
          <w:noProof/>
        </w:rPr>
        <w:drawing>
          <wp:inline distT="0" distB="0" distL="0" distR="0">
            <wp:extent cx="8870855" cy="3122579"/>
            <wp:effectExtent l="0" t="0" r="0" b="1905"/>
            <wp:docPr id="19563420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42066" name="Рисунок 19563420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9227" cy="313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312" w:rsidRDefault="00DF0312" w:rsidP="00DF0312">
      <w:pPr>
        <w:spacing w:before="160" w:after="120" w:line="360" w:lineRule="auto"/>
        <w:jc w:val="center"/>
      </w:pPr>
      <w:r>
        <w:t>Рисунок 4.2. Медианное распределение социального доверия по странам</w:t>
      </w:r>
    </w:p>
    <w:p w:rsidR="00D608F4" w:rsidRDefault="00000000" w:rsidP="00186F64">
      <w:pPr>
        <w:spacing w:line="360" w:lineRule="auto"/>
        <w:ind w:firstLine="360"/>
        <w:jc w:val="both"/>
      </w:pPr>
      <w:r>
        <w:t xml:space="preserve">Анализ средних значений </w:t>
      </w:r>
      <w:proofErr w:type="spellStart"/>
      <w:r>
        <w:t>ppltrst</w:t>
      </w:r>
      <w:proofErr w:type="spellEnd"/>
      <w:r>
        <w:t xml:space="preserve"> по странам выявляет выраженный градиент. Медианы доверия варьируют от 3 пунктов в Болгарии, на Кипре и в Сербии до 7 пунктов в Дании, Норвегии, Финляндии и Швеции — разброс более чем в четыре пункта десятибалльной шкалы. Четыре скандинавские страны формируют стабильный верхний сегмент, страны Центральной и Западной Европы занимают срединное положение (4,5–5,5 пунктов), страны Балкан и отдельные постсоциалистические государства располагаются в нижнем сегменте (3,0–4,0 пункта). Данный географический паттерн устойчив и согласуется с кросс-национальными исследованиями предыдущих волн ESS.</w:t>
      </w:r>
    </w:p>
    <w:p w:rsidR="00DF0312" w:rsidRDefault="00DF0312" w:rsidP="00186F64">
      <w:pPr>
        <w:spacing w:line="360" w:lineRule="auto"/>
        <w:ind w:firstLine="360"/>
        <w:jc w:val="both"/>
      </w:pPr>
    </w:p>
    <w:p w:rsidR="00DF0312" w:rsidRDefault="00DF0312" w:rsidP="00186F64">
      <w:pPr>
        <w:spacing w:line="360" w:lineRule="auto"/>
        <w:ind w:firstLine="360"/>
        <w:jc w:val="both"/>
      </w:pPr>
    </w:p>
    <w:p w:rsidR="00DF0312" w:rsidRDefault="00DF0312" w:rsidP="001B4363">
      <w:pPr>
        <w:spacing w:before="80" w:after="160" w:line="360" w:lineRule="auto"/>
        <w:jc w:val="right"/>
        <w:rPr>
          <w:i/>
          <w:iCs/>
        </w:rPr>
      </w:pPr>
      <w:r>
        <w:rPr>
          <w:i/>
          <w:iCs/>
        </w:rPr>
        <w:lastRenderedPageBreak/>
        <w:t xml:space="preserve">Таблица </w:t>
      </w:r>
      <w:r w:rsidR="003A54FD">
        <w:rPr>
          <w:i/>
          <w:iCs/>
        </w:rPr>
        <w:t>4</w:t>
      </w:r>
      <w:r>
        <w:rPr>
          <w:i/>
          <w:iCs/>
        </w:rPr>
        <w:t>.1. Таблица стран с наименьшим и наибольшим средним значением социального доверия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2142"/>
        <w:gridCol w:w="1188"/>
        <w:gridCol w:w="2942"/>
        <w:gridCol w:w="1499"/>
      </w:tblGrid>
      <w:tr w:rsidR="00DF0312" w:rsidRPr="00DF0312" w:rsidTr="00751C93">
        <w:trPr>
          <w:jc w:val="center"/>
        </w:trPr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Страна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  <w:rPr>
                <w:b/>
                <w:bCs/>
              </w:rPr>
            </w:pPr>
            <w:r w:rsidRPr="00DF0312">
              <w:rPr>
                <w:b/>
                <w:bCs/>
              </w:rPr>
              <w:t xml:space="preserve">Среднее значение 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Медиана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Стандартное отклонение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</w:t>
            </w:r>
          </w:p>
        </w:tc>
      </w:tr>
      <w:tr w:rsidR="00DF0312" w:rsidRPr="00DF0312" w:rsidTr="00751C93">
        <w:trPr>
          <w:jc w:val="center"/>
        </w:trPr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</w:pPr>
            <w:r>
              <w:t>Болгария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3.49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3.0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2.40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2147</w:t>
            </w:r>
          </w:p>
        </w:tc>
      </w:tr>
      <w:tr w:rsidR="00DF0312" w:rsidRPr="00DF0312" w:rsidTr="00751C93">
        <w:trPr>
          <w:jc w:val="center"/>
        </w:trPr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</w:pPr>
            <w:r>
              <w:t>Черногория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3.49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3.0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2.45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1200</w:t>
            </w:r>
          </w:p>
        </w:tc>
      </w:tr>
      <w:tr w:rsidR="00DF0312" w:rsidRPr="00DF0312" w:rsidTr="00751C93">
        <w:trPr>
          <w:jc w:val="center"/>
        </w:trPr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</w:pPr>
            <w:r>
              <w:t>Кипр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3.73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4.0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2.36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780</w:t>
            </w:r>
          </w:p>
        </w:tc>
      </w:tr>
      <w:tr w:rsidR="00DF0312" w:rsidRPr="00DF0312" w:rsidTr="00751C93">
        <w:trPr>
          <w:jc w:val="center"/>
        </w:trPr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</w:pPr>
            <w:r>
              <w:t>Сербия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3.75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4.0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2.83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2037</w:t>
            </w:r>
          </w:p>
        </w:tc>
      </w:tr>
      <w:tr w:rsidR="00DF0312" w:rsidRPr="00DF0312" w:rsidTr="00751C93">
        <w:trPr>
          <w:jc w:val="center"/>
        </w:trPr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</w:pPr>
            <w:r>
              <w:t>Словакия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3.86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4.0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2.57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1081</w:t>
            </w:r>
          </w:p>
        </w:tc>
      </w:tr>
      <w:tr w:rsidR="00DF0312" w:rsidRPr="00DF0312" w:rsidTr="00751C93">
        <w:trPr>
          <w:jc w:val="center"/>
        </w:trPr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</w:pPr>
            <w:r>
              <w:t>Швеция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6.33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7.0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2.06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1532</w:t>
            </w:r>
          </w:p>
        </w:tc>
      </w:tr>
      <w:tr w:rsidR="00DF0312" w:rsidRPr="00DF0312" w:rsidTr="00751C93">
        <w:trPr>
          <w:jc w:val="center"/>
        </w:trPr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</w:pPr>
            <w:r>
              <w:t>Исландия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6.57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7.0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2.02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859</w:t>
            </w:r>
          </w:p>
        </w:tc>
      </w:tr>
      <w:tr w:rsidR="00DF0312" w:rsidRPr="00DF0312" w:rsidTr="00751C93">
        <w:trPr>
          <w:jc w:val="center"/>
        </w:trPr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</w:pPr>
            <w:r>
              <w:t>Норвегия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6.76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7.0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1.92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1401</w:t>
            </w:r>
          </w:p>
        </w:tc>
      </w:tr>
      <w:tr w:rsidR="00DF0312" w:rsidRPr="00DF0312" w:rsidTr="00751C93">
        <w:trPr>
          <w:jc w:val="center"/>
        </w:trPr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</w:pPr>
            <w:r>
              <w:t>Финляндия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6.94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7.0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1.74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1755</w:t>
            </w:r>
          </w:p>
        </w:tc>
      </w:tr>
      <w:tr w:rsidR="00DF0312" w:rsidRPr="00DF0312" w:rsidTr="00751C93">
        <w:trPr>
          <w:jc w:val="center"/>
        </w:trPr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center"/>
            </w:pPr>
            <w:r>
              <w:t>Дания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7.06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7.0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1.81</w:t>
            </w:r>
          </w:p>
        </w:tc>
        <w:tc>
          <w:tcPr>
            <w:tcW w:w="0" w:type="auto"/>
            <w:hideMark/>
          </w:tcPr>
          <w:p w:rsidR="00DF0312" w:rsidRPr="00DF0312" w:rsidRDefault="00DF0312" w:rsidP="00DF0312">
            <w:pPr>
              <w:spacing w:line="300" w:lineRule="auto"/>
              <w:jc w:val="right"/>
            </w:pPr>
            <w:r w:rsidRPr="00DF0312">
              <w:t>1568</w:t>
            </w:r>
          </w:p>
        </w:tc>
      </w:tr>
    </w:tbl>
    <w:p w:rsidR="007C21D2" w:rsidRDefault="00000000" w:rsidP="007C21D2">
      <w:pPr>
        <w:spacing w:before="240" w:line="360" w:lineRule="auto"/>
        <w:ind w:firstLine="360"/>
        <w:jc w:val="both"/>
        <w:sectPr w:rsidR="007C21D2" w:rsidSect="00DF0312">
          <w:pgSz w:w="16838" w:h="11906" w:orient="landscape"/>
          <w:pgMar w:top="850" w:right="1134" w:bottom="1701" w:left="1134" w:header="708" w:footer="708" w:gutter="0"/>
          <w:cols w:space="720"/>
          <w:docGrid w:linePitch="360"/>
        </w:sectPr>
      </w:pPr>
      <w:r>
        <w:t xml:space="preserve">Выявленная сильная </w:t>
      </w:r>
      <w:proofErr w:type="spellStart"/>
      <w:r>
        <w:t>межстрановая</w:t>
      </w:r>
      <w:proofErr w:type="spellEnd"/>
      <w:r>
        <w:t xml:space="preserve"> вариация служит содержательным основанием для применения многоуровневого моделирования: игнорирование страновой структуры привело бы к смешению индивидуальных эффектов и страновых различий. Формальная количественная оценка относительного вклада странового уровня в общую дисперсию через внутриклассовый коэффициент корреляции (ICC) представлена в разделе 6.2.1.</w:t>
      </w:r>
    </w:p>
    <w:p w:rsidR="00D608F4" w:rsidRDefault="00000000" w:rsidP="00751C93">
      <w:pPr>
        <w:pStyle w:val="2"/>
      </w:pPr>
      <w:bookmarkStart w:id="111" w:name="_Toc228709372"/>
      <w:r>
        <w:lastRenderedPageBreak/>
        <w:t>4.3. Корреляционная структура PVQ-21</w:t>
      </w:r>
      <w:bookmarkEnd w:id="111"/>
    </w:p>
    <w:p w:rsidR="00D608F4" w:rsidRDefault="00000000" w:rsidP="007C21D2">
      <w:pPr>
        <w:spacing w:line="360" w:lineRule="auto"/>
        <w:ind w:firstLine="360"/>
        <w:jc w:val="both"/>
      </w:pPr>
      <w:r>
        <w:t xml:space="preserve">Корреляционная матрица 21 </w:t>
      </w:r>
      <w:r w:rsidR="007C21D2">
        <w:t>атрибута</w:t>
      </w:r>
      <w:r>
        <w:t xml:space="preserve"> PVQ-21 демонстрирует выраженную блочную структуру: </w:t>
      </w:r>
      <w:r w:rsidR="007C21D2">
        <w:t>атрибута</w:t>
      </w:r>
      <w:r>
        <w:t xml:space="preserve">, относящиеся к одной первичной ценности либо к смежным ценностям в </w:t>
      </w:r>
      <w:proofErr w:type="spellStart"/>
      <w:r>
        <w:t>циркумплексе</w:t>
      </w:r>
      <w:proofErr w:type="spellEnd"/>
      <w:r>
        <w:t xml:space="preserve"> Шварца, коррелируют между собой заметно сильнее, чем с </w:t>
      </w:r>
      <w:r w:rsidR="007C21D2">
        <w:t xml:space="preserve">атрибутами </w:t>
      </w:r>
      <w:r>
        <w:t xml:space="preserve">противоположных ценностей. Коэффициенты корреляции Пирсона внутри блоков лежат в диапазоне 0,35–0,60, между смежными блоками </w:t>
      </w:r>
      <w:r w:rsidR="007C21D2">
        <w:t>–</w:t>
      </w:r>
      <w:r>
        <w:t xml:space="preserve"> 0,20–0,40, между противоположными </w:t>
      </w:r>
      <w:r w:rsidR="007C21D2">
        <w:t>–</w:t>
      </w:r>
      <w:r>
        <w:t xml:space="preserve"> около 0 или принимают слабо отрицательные значения. Данная структура обеспечивает эмпирическое основание для последующей CFA-спецификации раздела 5 и подтверждает содержательную осмысленность группировки </w:t>
      </w:r>
      <w:proofErr w:type="spellStart"/>
      <w:r>
        <w:t>итемов</w:t>
      </w:r>
      <w:proofErr w:type="spellEnd"/>
      <w:r>
        <w:t xml:space="preserve"> в десять первичных ценностей.</w:t>
      </w:r>
    </w:p>
    <w:p w:rsidR="007C21D2" w:rsidRDefault="007C21D2" w:rsidP="00751C93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4199840" cy="3733324"/>
            <wp:effectExtent l="0" t="0" r="4445" b="635"/>
            <wp:docPr id="17424138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13871" name="Рисунок 17424138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728" cy="374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D2" w:rsidRDefault="007C21D2" w:rsidP="00755523">
      <w:pPr>
        <w:spacing w:line="360" w:lineRule="auto"/>
        <w:jc w:val="center"/>
      </w:pPr>
      <w:r>
        <w:t xml:space="preserve">Рисунок 4.3. </w:t>
      </w:r>
      <w:r w:rsidR="00755523">
        <w:t>Матрица корреляции.</w:t>
      </w:r>
    </w:p>
    <w:p w:rsidR="00D608F4" w:rsidRDefault="00000000" w:rsidP="007C21D2">
      <w:pPr>
        <w:spacing w:line="360" w:lineRule="auto"/>
        <w:ind w:firstLine="360"/>
        <w:jc w:val="both"/>
      </w:pPr>
      <w:r>
        <w:t xml:space="preserve">Высокая </w:t>
      </w:r>
      <w:proofErr w:type="spellStart"/>
      <w:r>
        <w:t>внутриблочная</w:t>
      </w:r>
      <w:proofErr w:type="spellEnd"/>
      <w:r>
        <w:t xml:space="preserve"> корреляция одновременно объясняет, почему в регрессионных моделях раздела 6 используются не исходные 21 </w:t>
      </w:r>
      <w:r w:rsidR="00755523">
        <w:t>атрибут</w:t>
      </w:r>
      <w:r>
        <w:t xml:space="preserve"> и не 10 первичных ценностей, а агрегированные композитные индексы четырёх высших измерений Шварца: работа с коррелированными предикторами при N = 44200 технически возможна, однако агрегирование снижает </w:t>
      </w:r>
      <w:proofErr w:type="spellStart"/>
      <w:r>
        <w:t>мультиколлинеарность</w:t>
      </w:r>
      <w:proofErr w:type="spellEnd"/>
      <w:r>
        <w:t xml:space="preserve"> и упрощает содержательную интерпретацию коэффициентов.</w:t>
      </w:r>
    </w:p>
    <w:p w:rsidR="00D608F4" w:rsidRDefault="00000000">
      <w:pPr>
        <w:spacing w:before="160" w:after="120" w:line="360" w:lineRule="auto"/>
      </w:pPr>
      <w:r>
        <w:rPr>
          <w:b/>
          <w:bCs/>
        </w:rPr>
        <w:t>4.4. Предварительные связи ценностей с доверием</w:t>
      </w:r>
    </w:p>
    <w:p w:rsidR="00D608F4" w:rsidRDefault="00000000" w:rsidP="007C21D2">
      <w:pPr>
        <w:spacing w:line="360" w:lineRule="auto"/>
        <w:ind w:firstLine="360"/>
        <w:jc w:val="both"/>
      </w:pPr>
      <w:r>
        <w:t xml:space="preserve">Для предварительной оценки связи ценностей с генерализованным доверием построены простые средневзвешенные индексы четырёх высших измерений Шварца. Поскольку </w:t>
      </w:r>
      <w:r>
        <w:lastRenderedPageBreak/>
        <w:t>шкала PVQ инвертирована (1 означает максимальное сходство с описанием, 6</w:t>
      </w:r>
      <w:r w:rsidR="003A54FD">
        <w:t xml:space="preserve"> –</w:t>
      </w:r>
      <w:r>
        <w:t xml:space="preserve"> минимальное), для каждого индекса взято среднее по релевантным </w:t>
      </w:r>
      <w:r w:rsidR="001B4363">
        <w:t>атрибутам</w:t>
      </w:r>
      <w:r>
        <w:t xml:space="preserve"> с последующей инверсией знака, чтобы высокое значение индекса соответствовало высокой важности ценности для респондента.</w:t>
      </w:r>
    </w:p>
    <w:p w:rsidR="003A54FD" w:rsidRDefault="003A54FD" w:rsidP="001B4363">
      <w:pPr>
        <w:spacing w:before="80" w:after="160" w:line="360" w:lineRule="auto"/>
        <w:jc w:val="right"/>
        <w:rPr>
          <w:i/>
          <w:iCs/>
        </w:rPr>
      </w:pPr>
      <w:r>
        <w:rPr>
          <w:i/>
          <w:iCs/>
        </w:rPr>
        <w:t>Таблица 3.1.</w:t>
      </w:r>
      <w:r w:rsidR="001B4363">
        <w:rPr>
          <w:i/>
          <w:iCs/>
        </w:rPr>
        <w:t>-</w:t>
      </w:r>
      <w:r>
        <w:rPr>
          <w:i/>
          <w:iCs/>
        </w:rPr>
        <w:t xml:space="preserve"> </w:t>
      </w:r>
      <w:proofErr w:type="spellStart"/>
      <w:r w:rsidRPr="003A54FD">
        <w:rPr>
          <w:i/>
          <w:iCs/>
        </w:rPr>
        <w:t>Spearman</w:t>
      </w:r>
      <w:proofErr w:type="spellEnd"/>
      <w:r w:rsidRPr="003A54FD">
        <w:rPr>
          <w:i/>
          <w:iCs/>
        </w:rPr>
        <w:t xml:space="preserve">-корреляция простых </w:t>
      </w:r>
      <w:proofErr w:type="spellStart"/>
      <w:r w:rsidRPr="003A54FD">
        <w:rPr>
          <w:i/>
          <w:iCs/>
        </w:rPr>
        <w:t>mean</w:t>
      </w:r>
      <w:proofErr w:type="spellEnd"/>
      <w:r w:rsidRPr="003A54FD">
        <w:rPr>
          <w:i/>
          <w:iCs/>
        </w:rPr>
        <w:t xml:space="preserve">-индексов ценностей и </w:t>
      </w:r>
      <w:r>
        <w:rPr>
          <w:i/>
          <w:iCs/>
        </w:rPr>
        <w:t xml:space="preserve">целевой переменной </w:t>
      </w:r>
      <w:proofErr w:type="spellStart"/>
      <w:r w:rsidRPr="003A54FD">
        <w:rPr>
          <w:i/>
          <w:iCs/>
        </w:rPr>
        <w:t>ppltrst</w:t>
      </w:r>
      <w:proofErr w:type="spellEnd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49"/>
        <w:gridCol w:w="3785"/>
      </w:tblGrid>
      <w:tr w:rsidR="003A54FD" w:rsidRPr="00DF0312" w:rsidTr="0098190D">
        <w:trPr>
          <w:jc w:val="center"/>
        </w:trPr>
        <w:tc>
          <w:tcPr>
            <w:tcW w:w="562" w:type="dxa"/>
            <w:hideMark/>
          </w:tcPr>
          <w:p w:rsidR="003A54FD" w:rsidRPr="00DF0312" w:rsidRDefault="003A54FD" w:rsidP="006B0601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Индекс</w:t>
            </w:r>
          </w:p>
        </w:tc>
        <w:tc>
          <w:tcPr>
            <w:tcW w:w="3785" w:type="dxa"/>
            <w:hideMark/>
          </w:tcPr>
          <w:p w:rsidR="003A54FD" w:rsidRPr="00DF0312" w:rsidRDefault="003A54FD" w:rsidP="006B0601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 корреляции</w:t>
            </w:r>
          </w:p>
        </w:tc>
      </w:tr>
      <w:tr w:rsidR="003A54FD" w:rsidRPr="00DF0312" w:rsidTr="0098190D">
        <w:trPr>
          <w:jc w:val="center"/>
        </w:trPr>
        <w:tc>
          <w:tcPr>
            <w:tcW w:w="562" w:type="dxa"/>
            <w:hideMark/>
          </w:tcPr>
          <w:p w:rsidR="003A54FD" w:rsidRPr="00DF0312" w:rsidRDefault="003A54FD" w:rsidP="006B0601">
            <w:pPr>
              <w:spacing w:line="300" w:lineRule="auto"/>
              <w:jc w:val="center"/>
            </w:pPr>
            <w:proofErr w:type="spellStart"/>
            <w:r w:rsidRPr="003A54FD">
              <w:t>openness_m</w:t>
            </w:r>
            <w:proofErr w:type="spellEnd"/>
          </w:p>
        </w:tc>
        <w:tc>
          <w:tcPr>
            <w:tcW w:w="3785" w:type="dxa"/>
            <w:hideMark/>
          </w:tcPr>
          <w:p w:rsidR="003A54FD" w:rsidRPr="00DF0312" w:rsidRDefault="003A54FD" w:rsidP="006B0601">
            <w:pPr>
              <w:spacing w:line="300" w:lineRule="auto"/>
              <w:jc w:val="right"/>
            </w:pPr>
            <w:r>
              <w:t>0.091</w:t>
            </w:r>
          </w:p>
        </w:tc>
      </w:tr>
      <w:tr w:rsidR="003A54FD" w:rsidRPr="00DF0312" w:rsidTr="0098190D">
        <w:trPr>
          <w:jc w:val="center"/>
        </w:trPr>
        <w:tc>
          <w:tcPr>
            <w:tcW w:w="562" w:type="dxa"/>
          </w:tcPr>
          <w:p w:rsidR="003A54FD" w:rsidRDefault="003A54FD" w:rsidP="006B0601">
            <w:pPr>
              <w:spacing w:line="300" w:lineRule="auto"/>
              <w:jc w:val="center"/>
            </w:pPr>
            <w:proofErr w:type="spellStart"/>
            <w:r w:rsidRPr="003A54FD">
              <w:t>conservation_m</w:t>
            </w:r>
            <w:proofErr w:type="spellEnd"/>
          </w:p>
        </w:tc>
        <w:tc>
          <w:tcPr>
            <w:tcW w:w="3785" w:type="dxa"/>
          </w:tcPr>
          <w:p w:rsidR="003A54FD" w:rsidRPr="00DF0312" w:rsidRDefault="003A54FD" w:rsidP="006B0601">
            <w:pPr>
              <w:spacing w:line="300" w:lineRule="auto"/>
              <w:jc w:val="right"/>
            </w:pPr>
            <w:r>
              <w:t>-0.123</w:t>
            </w:r>
          </w:p>
        </w:tc>
      </w:tr>
      <w:tr w:rsidR="003A54FD" w:rsidRPr="00DF0312" w:rsidTr="0098190D">
        <w:trPr>
          <w:jc w:val="center"/>
        </w:trPr>
        <w:tc>
          <w:tcPr>
            <w:tcW w:w="562" w:type="dxa"/>
          </w:tcPr>
          <w:p w:rsidR="003A54FD" w:rsidRDefault="003A54FD" w:rsidP="006B0601">
            <w:pPr>
              <w:spacing w:line="300" w:lineRule="auto"/>
              <w:jc w:val="center"/>
            </w:pPr>
            <w:proofErr w:type="spellStart"/>
            <w:r w:rsidRPr="003A54FD">
              <w:t>self_trans_m</w:t>
            </w:r>
            <w:proofErr w:type="spellEnd"/>
          </w:p>
        </w:tc>
        <w:tc>
          <w:tcPr>
            <w:tcW w:w="3785" w:type="dxa"/>
          </w:tcPr>
          <w:p w:rsidR="003A54FD" w:rsidRPr="00DF0312" w:rsidRDefault="003A54FD" w:rsidP="006B0601">
            <w:pPr>
              <w:spacing w:line="300" w:lineRule="auto"/>
              <w:jc w:val="right"/>
            </w:pPr>
            <w:r>
              <w:t>0.090</w:t>
            </w:r>
          </w:p>
        </w:tc>
      </w:tr>
      <w:tr w:rsidR="003A54FD" w:rsidRPr="00DF0312" w:rsidTr="0098190D">
        <w:trPr>
          <w:jc w:val="center"/>
        </w:trPr>
        <w:tc>
          <w:tcPr>
            <w:tcW w:w="562" w:type="dxa"/>
          </w:tcPr>
          <w:p w:rsidR="003A54FD" w:rsidRPr="003A54FD" w:rsidRDefault="003A54FD" w:rsidP="006B0601">
            <w:pPr>
              <w:spacing w:line="300" w:lineRule="auto"/>
              <w:jc w:val="center"/>
            </w:pPr>
            <w:proofErr w:type="spellStart"/>
            <w:r w:rsidRPr="003A54FD">
              <w:t>self_enh_m</w:t>
            </w:r>
            <w:proofErr w:type="spellEnd"/>
          </w:p>
        </w:tc>
        <w:tc>
          <w:tcPr>
            <w:tcW w:w="3785" w:type="dxa"/>
          </w:tcPr>
          <w:p w:rsidR="003A54FD" w:rsidRPr="00DF0312" w:rsidRDefault="003A54FD" w:rsidP="006B0601">
            <w:pPr>
              <w:spacing w:line="300" w:lineRule="auto"/>
              <w:jc w:val="right"/>
            </w:pPr>
            <w:r>
              <w:t>-0.060</w:t>
            </w:r>
          </w:p>
        </w:tc>
      </w:tr>
    </w:tbl>
    <w:p w:rsidR="00D608F4" w:rsidRDefault="00000000" w:rsidP="00751C93">
      <w:pPr>
        <w:spacing w:before="240" w:line="360" w:lineRule="auto"/>
        <w:ind w:firstLine="708"/>
        <w:jc w:val="both"/>
      </w:pPr>
      <w:r>
        <w:t xml:space="preserve">Расчёт ранговых корреляций </w:t>
      </w:r>
      <w:proofErr w:type="spellStart"/>
      <w:r>
        <w:t>Спирмена</w:t>
      </w:r>
      <w:proofErr w:type="spellEnd"/>
      <w:r>
        <w:t xml:space="preserve"> между полученными индексами и </w:t>
      </w:r>
      <w:proofErr w:type="spellStart"/>
      <w:r>
        <w:t>ppltrst</w:t>
      </w:r>
      <w:proofErr w:type="spellEnd"/>
      <w:r>
        <w:t xml:space="preserve"> даёт следующие результаты: Self-</w:t>
      </w:r>
      <w:proofErr w:type="spellStart"/>
      <w:r>
        <w:t>Transcendence</w:t>
      </w:r>
      <w:proofErr w:type="spellEnd"/>
      <w:r>
        <w:t xml:space="preserve"> обнаруживает положительную связь с доверием (ρ ≈ 0,11), </w:t>
      </w:r>
      <w:proofErr w:type="spellStart"/>
      <w:r>
        <w:t>Conservation</w:t>
      </w:r>
      <w:proofErr w:type="spellEnd"/>
      <w:r>
        <w:t xml:space="preserve"> </w:t>
      </w:r>
      <w:r w:rsidR="003A54FD">
        <w:t>–</w:t>
      </w:r>
      <w:r>
        <w:t xml:space="preserve"> отрицательную (ρ ≈ </w:t>
      </w:r>
      <w:r w:rsidR="003A54FD">
        <w:t>-</w:t>
      </w:r>
      <w:r>
        <w:t>0,08), Self-</w:t>
      </w:r>
      <w:proofErr w:type="spellStart"/>
      <w:r>
        <w:t>Enhancement</w:t>
      </w:r>
      <w:proofErr w:type="spellEnd"/>
      <w:r>
        <w:t xml:space="preserve"> — отрицательную (ρ ≈ </w:t>
      </w:r>
      <w:r w:rsidR="003A54FD">
        <w:t>-</w:t>
      </w:r>
      <w:r>
        <w:t xml:space="preserve">0,05), </w:t>
      </w:r>
      <w:proofErr w:type="spellStart"/>
      <w:r>
        <w:t>Openness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Change </w:t>
      </w:r>
      <w:r w:rsidR="007C21D2">
        <w:t>–</w:t>
      </w:r>
      <w:r>
        <w:t xml:space="preserve"> слабую положительную (ρ ≈ 0,03). Направления связей соответствуют теоретическим ожиданиям Э. </w:t>
      </w:r>
      <w:proofErr w:type="spellStart"/>
      <w:proofErr w:type="gramStart"/>
      <w:r>
        <w:t>Усланера</w:t>
      </w:r>
      <w:proofErr w:type="spellEnd"/>
      <w:r w:rsidR="0098190D" w:rsidRPr="0098190D">
        <w:t>[</w:t>
      </w:r>
      <w:proofErr w:type="gramEnd"/>
      <w:r w:rsidR="0098190D" w:rsidRPr="0098190D">
        <w:t>5]</w:t>
      </w:r>
      <w:r>
        <w:t xml:space="preserve"> и формулировке гипотезы H4. Абсолютные значения коэффициентов невелики, что ожидаемо для одиночных корреляций на большой выборке и без контроля на остальные переменные; в </w:t>
      </w:r>
      <w:proofErr w:type="spellStart"/>
      <w:r>
        <w:t>мультивариантных</w:t>
      </w:r>
      <w:proofErr w:type="spellEnd"/>
      <w:r>
        <w:t xml:space="preserve"> моделях раздела 6 соответствующие эффекты становятся более выраженными после учёта страновой структуры и демографических характеристик респондентов.</w:t>
      </w:r>
    </w:p>
    <w:p w:rsidR="00D608F4" w:rsidRDefault="00000000" w:rsidP="00751C93">
      <w:pPr>
        <w:pStyle w:val="1"/>
      </w:pPr>
      <w:bookmarkStart w:id="112" w:name="_Toc228709373"/>
      <w:r>
        <w:lastRenderedPageBreak/>
        <w:t xml:space="preserve">5. </w:t>
      </w:r>
      <w:r w:rsidR="00751C93">
        <w:t>Структурный анализ ценностей</w:t>
      </w:r>
      <w:bookmarkEnd w:id="112"/>
    </w:p>
    <w:p w:rsidR="00D608F4" w:rsidRDefault="00000000" w:rsidP="00755523">
      <w:pPr>
        <w:spacing w:line="360" w:lineRule="auto"/>
        <w:ind w:firstLine="360"/>
        <w:jc w:val="both"/>
      </w:pPr>
      <w:r>
        <w:t xml:space="preserve">Настоящий раздел посвящён проверке измерительной модели ценностей Шварца на данных ESS </w:t>
      </w:r>
      <w:proofErr w:type="spellStart"/>
      <w:r>
        <w:t>Round</w:t>
      </w:r>
      <w:proofErr w:type="spellEnd"/>
      <w:r>
        <w:t xml:space="preserve"> 9. В нём последовательно оцениваются три конкурирующие спецификации </w:t>
      </w:r>
      <w:proofErr w:type="spellStart"/>
      <w:r>
        <w:t>конфирматорного</w:t>
      </w:r>
      <w:proofErr w:type="spellEnd"/>
      <w:r>
        <w:t xml:space="preserve"> факторного анализа (</w:t>
      </w:r>
      <w:proofErr w:type="spellStart"/>
      <w:r>
        <w:t>Confirmatory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Analysis, CFA) на объединённой европейской выборке, после чего проводится тест инвариантности измерительной модели между 29 странами. Результаты настоящей части определяют, в какой форме ценностные признаки включаются в регрессионные модели раздела 6.</w:t>
      </w:r>
    </w:p>
    <w:p w:rsidR="00D608F4" w:rsidRDefault="00000000" w:rsidP="00751C93">
      <w:pPr>
        <w:pStyle w:val="2"/>
      </w:pPr>
      <w:bookmarkStart w:id="113" w:name="_Toc228709374"/>
      <w:r>
        <w:t>5.1. Выборка и метод оценивания</w:t>
      </w:r>
      <w:bookmarkEnd w:id="113"/>
    </w:p>
    <w:p w:rsidR="00D608F4" w:rsidRDefault="00000000" w:rsidP="00755523">
      <w:pPr>
        <w:spacing w:line="360" w:lineRule="auto"/>
        <w:ind w:firstLine="360"/>
        <w:jc w:val="both"/>
      </w:pPr>
      <w:r>
        <w:t xml:space="preserve">Для CFA используется выборка после </w:t>
      </w:r>
      <w:proofErr w:type="spellStart"/>
      <w:r>
        <w:t>listwise</w:t>
      </w:r>
      <w:proofErr w:type="spellEnd"/>
      <w:r>
        <w:t xml:space="preserve">-удаления по 21 </w:t>
      </w:r>
      <w:r w:rsidR="003A54FD">
        <w:t>атрибуту</w:t>
      </w:r>
      <w:r>
        <w:t xml:space="preserve"> PVQ-21, что соответствует 45 342 наблюдениям (потеря около 8% от исходного файла ESS9). Пропуски по PVQ сосредоточены у небольшого числа респондентов (1–2 пропущенных </w:t>
      </w:r>
      <w:r w:rsidR="0098190D">
        <w:t>атрибутов</w:t>
      </w:r>
      <w:r>
        <w:t xml:space="preserve"> на человека). Альтернативный метод FIML (</w:t>
      </w:r>
      <w:proofErr w:type="spellStart"/>
      <w:r>
        <w:t>full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likelihood</w:t>
      </w:r>
      <w:proofErr w:type="spellEnd"/>
      <w:r>
        <w:t xml:space="preserve">, </w:t>
      </w:r>
      <w:proofErr w:type="spellStart"/>
      <w:r>
        <w:t>полноинформационный</w:t>
      </w:r>
      <w:proofErr w:type="spellEnd"/>
      <w:r>
        <w:t xml:space="preserve"> метод максимального правдоподобия, использующий все доступные значения) обеспечил бы небольшой прирост выборки при существенно большей вычислительной сложности; в настоящей работе используется </w:t>
      </w:r>
      <w:proofErr w:type="spellStart"/>
      <w:r>
        <w:t>listwise</w:t>
      </w:r>
      <w:proofErr w:type="spellEnd"/>
      <w:r>
        <w:t>-удаление как методологически стандартный выбор при относительно малой доле пропусков.</w:t>
      </w:r>
    </w:p>
    <w:p w:rsidR="00D608F4" w:rsidRDefault="00000000" w:rsidP="00755523">
      <w:pPr>
        <w:spacing w:line="360" w:lineRule="auto"/>
        <w:ind w:firstLine="360"/>
        <w:jc w:val="both"/>
      </w:pPr>
      <w:r>
        <w:t xml:space="preserve">Шкала PVQ-21 содержит шесть категорий отклика. </w:t>
      </w:r>
      <w:r w:rsidR="0098190D">
        <w:t>Атрибутов</w:t>
      </w:r>
      <w:r>
        <w:t xml:space="preserve"> трактуются как континуальные переменные, и CFA оценивается методом максимального правдоподобия на корреляционной матрице Пирсона. Такое приближение общепринято в литературе при 5 и более категориях и приблизительно симметричных распределениях</w:t>
      </w:r>
      <w:r w:rsidR="0098190D" w:rsidRPr="0098190D">
        <w:t>[20]</w:t>
      </w:r>
      <w:r>
        <w:t>, что подтверждается описательной статистикой PVQ-</w:t>
      </w:r>
      <w:r w:rsidR="003A54FD">
        <w:t>атрибутов</w:t>
      </w:r>
      <w:r>
        <w:t xml:space="preserve"> из раздела 4. Более строгий подход через оценку WLSMV (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>) с учётом порядковой природы данных требует перехода на программный пакет R/</w:t>
      </w:r>
      <w:proofErr w:type="spellStart"/>
      <w:r>
        <w:t>lavaan</w:t>
      </w:r>
      <w:proofErr w:type="spellEnd"/>
      <w:r>
        <w:t xml:space="preserve"> и рассматривается как направление дальнейших исследований.</w:t>
      </w:r>
    </w:p>
    <w:p w:rsidR="00D608F4" w:rsidRDefault="00000000" w:rsidP="00751C93">
      <w:pPr>
        <w:pStyle w:val="2"/>
      </w:pPr>
      <w:bookmarkStart w:id="114" w:name="_Toc228709375"/>
      <w:r>
        <w:t>5.2. Спецификация моделей</w:t>
      </w:r>
      <w:bookmarkEnd w:id="114"/>
    </w:p>
    <w:p w:rsidR="00D608F4" w:rsidRDefault="00000000" w:rsidP="00755523">
      <w:pPr>
        <w:spacing w:line="360" w:lineRule="auto"/>
        <w:ind w:firstLine="360"/>
        <w:jc w:val="both"/>
      </w:pPr>
      <w:r>
        <w:t>Сравнение вед</w:t>
      </w:r>
      <w:r w:rsidR="0079516B">
        <w:t>е</w:t>
      </w:r>
      <w:r>
        <w:t>тся между тремя содержательно различными спецификациями. Во всех трёх моделях используется одна и та же выборка и один и тот же метод оценивания; различие состоит в структуре факторов.</w:t>
      </w:r>
    </w:p>
    <w:p w:rsidR="0079516B" w:rsidRDefault="00000000" w:rsidP="00755523">
      <w:pPr>
        <w:spacing w:line="360" w:lineRule="auto"/>
        <w:ind w:firstLine="360"/>
        <w:jc w:val="both"/>
      </w:pPr>
      <w:r>
        <w:t xml:space="preserve">Первая модель </w:t>
      </w:r>
      <w:r w:rsidR="0079516B">
        <w:t>–</w:t>
      </w:r>
      <w:r>
        <w:t xml:space="preserve"> </w:t>
      </w:r>
      <w:proofErr w:type="spellStart"/>
      <w:r>
        <w:t>десятифакторная</w:t>
      </w:r>
      <w:proofErr w:type="spellEnd"/>
      <w:r>
        <w:t xml:space="preserve"> (10-factor </w:t>
      </w:r>
      <w:proofErr w:type="spellStart"/>
      <w:r>
        <w:t>Schwartz</w:t>
      </w:r>
      <w:proofErr w:type="spellEnd"/>
      <w:r>
        <w:t xml:space="preserve">) </w:t>
      </w:r>
      <w:r w:rsidR="0079516B">
        <w:t>–</w:t>
      </w:r>
      <w:r>
        <w:t xml:space="preserve"> соответствует каноническому представлению теории: десять первичных ценностей моделируются как отдельные скрытые факторы, каждая ценность нагружается 2–3 соответствующими </w:t>
      </w:r>
      <w:r w:rsidR="0079516B">
        <w:t xml:space="preserve">атрибутами </w:t>
      </w:r>
      <w:r>
        <w:t xml:space="preserve">PVQ-21. </w:t>
      </w:r>
    </w:p>
    <w:p w:rsidR="0079516B" w:rsidRDefault="00000000" w:rsidP="00755523">
      <w:pPr>
        <w:spacing w:line="360" w:lineRule="auto"/>
        <w:ind w:firstLine="360"/>
        <w:jc w:val="both"/>
      </w:pPr>
      <w:r>
        <w:lastRenderedPageBreak/>
        <w:t xml:space="preserve">Вторая модель </w:t>
      </w:r>
      <w:r w:rsidR="0079516B">
        <w:t>–</w:t>
      </w:r>
      <w:r>
        <w:t xml:space="preserve"> иерархическая (</w:t>
      </w:r>
      <w:proofErr w:type="spellStart"/>
      <w:r>
        <w:t>higher-order</w:t>
      </w:r>
      <w:proofErr w:type="spellEnd"/>
      <w:r>
        <w:t xml:space="preserve">) </w:t>
      </w:r>
      <w:r w:rsidR="0079516B">
        <w:t>–</w:t>
      </w:r>
      <w:r>
        <w:t xml:space="preserve"> сохраняет структуру первого порядка (десять первичных ценностей) и добавляет второй уровень: четыре высших измерения Шварца моделируются как факторы, нагружающие соответствующие первичные ценности. </w:t>
      </w:r>
    </w:p>
    <w:p w:rsidR="00D608F4" w:rsidRDefault="00000000" w:rsidP="00755523">
      <w:pPr>
        <w:spacing w:line="360" w:lineRule="auto"/>
        <w:ind w:firstLine="360"/>
        <w:jc w:val="both"/>
      </w:pPr>
      <w:r>
        <w:t xml:space="preserve">Третья модель </w:t>
      </w:r>
      <w:r w:rsidR="0079516B">
        <w:t>–</w:t>
      </w:r>
      <w:r>
        <w:t xml:space="preserve"> плоская четырёхфакторная (4-factor </w:t>
      </w:r>
      <w:proofErr w:type="spellStart"/>
      <w:r>
        <w:t>flat</w:t>
      </w:r>
      <w:proofErr w:type="spellEnd"/>
      <w:r>
        <w:t xml:space="preserve">) </w:t>
      </w:r>
      <w:r w:rsidR="0079516B">
        <w:t>–</w:t>
      </w:r>
      <w:r>
        <w:t xml:space="preserve"> опускает промежуточный уровень и моделирует четыре высших измерения как скрытые факторы, непосредственно нагружающие 21 </w:t>
      </w:r>
      <w:r w:rsidR="0079516B">
        <w:t>атрибут</w:t>
      </w:r>
      <w:r>
        <w:t xml:space="preserve"> PVQ без посредничества десяти первичных ценностей.</w:t>
      </w:r>
    </w:p>
    <w:p w:rsidR="00D608F4" w:rsidRDefault="00000000" w:rsidP="00755523">
      <w:pPr>
        <w:spacing w:line="360" w:lineRule="auto"/>
        <w:ind w:firstLine="360"/>
        <w:jc w:val="both"/>
      </w:pPr>
      <w:r>
        <w:t>Качество соответствия модели данным оценивается по стандартному набору индексов. Сравнительный индекс соответствия (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Index, CFI) и индекс Такера–Льюиса (</w:t>
      </w:r>
      <w:proofErr w:type="spellStart"/>
      <w:r>
        <w:t>Tucker</w:t>
      </w:r>
      <w:proofErr w:type="spellEnd"/>
      <w:r>
        <w:t>–</w:t>
      </w:r>
      <w:proofErr w:type="spellStart"/>
      <w:r>
        <w:t>Lewis</w:t>
      </w:r>
      <w:proofErr w:type="spellEnd"/>
      <w:r>
        <w:t xml:space="preserve"> Index, TLI) характеризуют относительное улучшение модели по сравнению с независимой; принято считать приемлемым CFI ≥ 0,90, хорошим ≥ 0,95. Корень из среднеквадратичной ошибки аппроксимации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Square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Approximation</w:t>
      </w:r>
      <w:proofErr w:type="spellEnd"/>
      <w:r>
        <w:t xml:space="preserve">, RMSEA) ≤ 0,08 считается приемлемым, ≤ 0,06 </w:t>
      </w:r>
      <w:r w:rsidR="0079516B">
        <w:t>–</w:t>
      </w:r>
      <w:r>
        <w:t xml:space="preserve"> хорошим. Стандартизованный корень из среднеквадратичного остатка (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Square </w:t>
      </w:r>
      <w:proofErr w:type="spellStart"/>
      <w:r>
        <w:t>Residual</w:t>
      </w:r>
      <w:proofErr w:type="spellEnd"/>
      <w:r>
        <w:t xml:space="preserve">, SRMR) ≤ 0,08 также используется как порог приемлемости. Пакет </w:t>
      </w:r>
      <w:proofErr w:type="spellStart"/>
      <w:r>
        <w:t>semopy</w:t>
      </w:r>
      <w:proofErr w:type="spellEnd"/>
      <w:r>
        <w:t xml:space="preserve"> версии 2.3.11 возвращает CFI, TLI и RMSEA, но не SRMR; последний вычисляется вручную по формуле из документации </w:t>
      </w:r>
      <w:proofErr w:type="spellStart"/>
      <w:r>
        <w:t>lavaan</w:t>
      </w:r>
      <w:proofErr w:type="spellEnd"/>
      <w:r>
        <w:t>: стандартизованная разность наблюдённой и модельно-подразумеваемой ковариационных матриц усредняется по модулю квадратов нижнего треугольника.</w:t>
      </w:r>
    </w:p>
    <w:p w:rsidR="00D608F4" w:rsidRDefault="00000000" w:rsidP="0098190D">
      <w:pPr>
        <w:spacing w:before="80" w:after="160" w:line="360" w:lineRule="auto"/>
        <w:jc w:val="right"/>
      </w:pPr>
      <w:r>
        <w:rPr>
          <w:i/>
          <w:iCs/>
        </w:rPr>
        <w:t>Таблица 5.1 — Индексы соответствия трёх конкурирующих CFA-моделей</w:t>
      </w:r>
    </w:p>
    <w:tbl>
      <w:tblPr>
        <w:tblStyle w:val="ac"/>
        <w:tblW w:w="9200" w:type="dxa"/>
        <w:tblLook w:val="04A0" w:firstRow="1" w:lastRow="0" w:firstColumn="1" w:lastColumn="0" w:noHBand="0" w:noVBand="1"/>
      </w:tblPr>
      <w:tblGrid>
        <w:gridCol w:w="2738"/>
        <w:gridCol w:w="1079"/>
        <w:gridCol w:w="695"/>
        <w:gridCol w:w="894"/>
        <w:gridCol w:w="894"/>
        <w:gridCol w:w="894"/>
        <w:gridCol w:w="1083"/>
        <w:gridCol w:w="923"/>
      </w:tblGrid>
      <w:tr w:rsidR="00D608F4" w:rsidTr="0079516B">
        <w:tc>
          <w:tcPr>
            <w:tcW w:w="28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χ²</w:t>
            </w:r>
          </w:p>
        </w:tc>
        <w:tc>
          <w:tcPr>
            <w:tcW w:w="7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rPr>
                <w:b/>
                <w:bCs/>
              </w:rPr>
              <w:t>df</w:t>
            </w:r>
            <w:proofErr w:type="spellEnd"/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χ²/</w:t>
            </w:r>
            <w:proofErr w:type="spellStart"/>
            <w:r>
              <w:rPr>
                <w:b/>
                <w:bCs/>
              </w:rPr>
              <w:t>df</w:t>
            </w:r>
            <w:proofErr w:type="spellEnd"/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CFI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TLI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RMSEA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SRMR</w:t>
            </w:r>
          </w:p>
        </w:tc>
      </w:tr>
      <w:tr w:rsidR="00D608F4" w:rsidTr="0079516B">
        <w:tc>
          <w:tcPr>
            <w:tcW w:w="2800" w:type="dxa"/>
          </w:tcPr>
          <w:p w:rsidR="00D608F4" w:rsidRDefault="00000000">
            <w:pPr>
              <w:spacing w:line="300" w:lineRule="auto"/>
            </w:pPr>
            <w:r>
              <w:t>10-факторная (</w:t>
            </w:r>
            <w:proofErr w:type="spellStart"/>
            <w:r>
              <w:t>Schwartz</w:t>
            </w:r>
            <w:proofErr w:type="spellEnd"/>
            <w:r>
              <w:t>)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15 412</w:t>
            </w:r>
          </w:p>
        </w:tc>
        <w:tc>
          <w:tcPr>
            <w:tcW w:w="700" w:type="dxa"/>
          </w:tcPr>
          <w:p w:rsidR="00D608F4" w:rsidRDefault="00000000">
            <w:pPr>
              <w:spacing w:line="300" w:lineRule="auto"/>
              <w:jc w:val="center"/>
            </w:pPr>
            <w:r>
              <w:t>134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115,0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0,906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0,881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0,058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0,050</w:t>
            </w:r>
          </w:p>
        </w:tc>
      </w:tr>
      <w:tr w:rsidR="00D608F4" w:rsidTr="0079516B">
        <w:tc>
          <w:tcPr>
            <w:tcW w:w="28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Higher-order</w:t>
            </w:r>
            <w:proofErr w:type="spellEnd"/>
            <w:r>
              <w:t xml:space="preserve"> (10 </w:t>
            </w:r>
            <w:r w:rsidR="0079516B">
              <w:t>-</w:t>
            </w:r>
            <w:r>
              <w:t xml:space="preserve"> 4)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22 147</w:t>
            </w:r>
          </w:p>
        </w:tc>
        <w:tc>
          <w:tcPr>
            <w:tcW w:w="700" w:type="dxa"/>
          </w:tcPr>
          <w:p w:rsidR="00D608F4" w:rsidRDefault="00000000">
            <w:pPr>
              <w:spacing w:line="300" w:lineRule="auto"/>
              <w:jc w:val="center"/>
            </w:pPr>
            <w:r>
              <w:t>165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134,2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0,864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0,843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0,067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0,061</w:t>
            </w:r>
          </w:p>
        </w:tc>
      </w:tr>
      <w:tr w:rsidR="00D608F4" w:rsidTr="0079516B">
        <w:tc>
          <w:tcPr>
            <w:tcW w:w="2800" w:type="dxa"/>
          </w:tcPr>
          <w:p w:rsidR="00D608F4" w:rsidRDefault="00000000">
            <w:pPr>
              <w:spacing w:line="300" w:lineRule="auto"/>
            </w:pPr>
            <w:r>
              <w:t>4-факторная плоская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23 891</w:t>
            </w:r>
          </w:p>
        </w:tc>
        <w:tc>
          <w:tcPr>
            <w:tcW w:w="700" w:type="dxa"/>
          </w:tcPr>
          <w:p w:rsidR="00D608F4" w:rsidRDefault="00000000">
            <w:pPr>
              <w:spacing w:line="300" w:lineRule="auto"/>
              <w:jc w:val="center"/>
            </w:pPr>
            <w:r>
              <w:t>183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130,5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0,853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0,832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0,068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0,063</w:t>
            </w:r>
          </w:p>
        </w:tc>
      </w:tr>
    </w:tbl>
    <w:p w:rsidR="00D608F4" w:rsidRDefault="00000000" w:rsidP="009A16E2">
      <w:pPr>
        <w:spacing w:before="240" w:line="360" w:lineRule="auto"/>
        <w:ind w:firstLine="360"/>
        <w:jc w:val="both"/>
      </w:pPr>
      <w:proofErr w:type="spellStart"/>
      <w:r>
        <w:t>Десятифакторная</w:t>
      </w:r>
      <w:proofErr w:type="spellEnd"/>
      <w:r>
        <w:t xml:space="preserve"> модель Шварца проходит все три стандартных порога соответствия (CFI = 0,906, RMSEA = 0,058, SRMR = 0,050). Две альтернативные спецификации </w:t>
      </w:r>
      <w:r w:rsidR="009A16E2">
        <w:t>–</w:t>
      </w:r>
      <w:r>
        <w:t xml:space="preserve"> иерархическая и плоская четырёхфакторная </w:t>
      </w:r>
      <w:r w:rsidR="009A16E2">
        <w:t>–</w:t>
      </w:r>
      <w:r>
        <w:t xml:space="preserve"> показывают заметно более слабый </w:t>
      </w:r>
      <w:proofErr w:type="spellStart"/>
      <w:r>
        <w:t>fit</w:t>
      </w:r>
      <w:proofErr w:type="spellEnd"/>
      <w:r>
        <w:t xml:space="preserve"> (CFI в диапазоне 0,85–0,87, RMSEA 0,067–0,068). Ж</w:t>
      </w:r>
      <w:r w:rsidR="009A16E2">
        <w:t>е</w:t>
      </w:r>
      <w:r>
        <w:t xml:space="preserve">сткое объединение </w:t>
      </w:r>
      <w:r w:rsidR="009A16E2">
        <w:t>атрибутов</w:t>
      </w:r>
      <w:r>
        <w:t xml:space="preserve"> в четыре высших измерения, минуя уровень первичных ценностей, теряет точность, характерную для </w:t>
      </w:r>
      <w:proofErr w:type="spellStart"/>
      <w:r>
        <w:t>десятифакторного</w:t>
      </w:r>
      <w:proofErr w:type="spellEnd"/>
      <w:r>
        <w:t xml:space="preserve"> представления. Содержательный вывод: десять первичных ценностей являются более адекватной моделью наблюдаемой структуры данных, чем четыре высших измерения, что согласуется с классическими результатами </w:t>
      </w:r>
      <w:proofErr w:type="gramStart"/>
      <w:r>
        <w:t>Шварца</w:t>
      </w:r>
      <w:r w:rsidR="0098190D" w:rsidRPr="0098190D">
        <w:t>[</w:t>
      </w:r>
      <w:proofErr w:type="gramEnd"/>
      <w:r w:rsidR="0098190D" w:rsidRPr="0098190D">
        <w:t>10]</w:t>
      </w:r>
      <w:r>
        <w:t xml:space="preserve"> и последующих </w:t>
      </w:r>
      <w:proofErr w:type="spellStart"/>
      <w:r>
        <w:t>валидационных</w:t>
      </w:r>
      <w:proofErr w:type="spellEnd"/>
      <w:r>
        <w:t xml:space="preserve"> исследований.</w:t>
      </w:r>
    </w:p>
    <w:p w:rsidR="00D608F4" w:rsidRDefault="00000000" w:rsidP="009A16E2">
      <w:pPr>
        <w:spacing w:line="360" w:lineRule="auto"/>
        <w:ind w:firstLine="360"/>
        <w:jc w:val="both"/>
      </w:pPr>
      <w:r>
        <w:t xml:space="preserve">При этом десять сильно коррелирующих предикторов неэффективно использовать в многоуровневой регрессии из-за проблем с </w:t>
      </w:r>
      <w:proofErr w:type="spellStart"/>
      <w:r>
        <w:t>мультиколлинеарностью</w:t>
      </w:r>
      <w:proofErr w:type="spellEnd"/>
      <w:r>
        <w:t xml:space="preserve"> и интерпретацией коэффициентов. Поэтому в разделе 6 ценности входят в модель в форме четырёх </w:t>
      </w:r>
      <w:r>
        <w:lastRenderedPageBreak/>
        <w:t xml:space="preserve">композитных индексов, построенных усреднением факторных оценок соответствующих первичных ценностей. Гипотеза H1 подтверждается: первичная </w:t>
      </w:r>
      <w:proofErr w:type="spellStart"/>
      <w:r>
        <w:t>десятифакторная</w:t>
      </w:r>
      <w:proofErr w:type="spellEnd"/>
      <w:r>
        <w:t xml:space="preserve"> структура Шварца воспроизводится на объединённой выборке ESS9 при </w:t>
      </w:r>
      <w:proofErr w:type="gramStart"/>
      <w:r>
        <w:t>CFI &gt;</w:t>
      </w:r>
      <w:proofErr w:type="gramEnd"/>
      <w:r>
        <w:t xml:space="preserve"> 0,90, RMSEA &lt; 0,06, SRMR = 0,05.</w:t>
      </w:r>
    </w:p>
    <w:p w:rsidR="00D608F4" w:rsidRDefault="00000000" w:rsidP="00751C93">
      <w:pPr>
        <w:pStyle w:val="2"/>
      </w:pPr>
      <w:bookmarkStart w:id="115" w:name="_Toc228709376"/>
      <w:r>
        <w:t xml:space="preserve">5.3. Факторные нагрузки </w:t>
      </w:r>
      <w:proofErr w:type="spellStart"/>
      <w:r>
        <w:t>десятифакторной</w:t>
      </w:r>
      <w:proofErr w:type="spellEnd"/>
      <w:r>
        <w:t xml:space="preserve"> модели</w:t>
      </w:r>
      <w:bookmarkEnd w:id="115"/>
    </w:p>
    <w:p w:rsidR="00D608F4" w:rsidRDefault="00000000" w:rsidP="009A16E2">
      <w:pPr>
        <w:spacing w:line="360" w:lineRule="auto"/>
        <w:ind w:firstLine="360"/>
        <w:jc w:val="both"/>
      </w:pPr>
      <w:r>
        <w:t xml:space="preserve">В рамках стандартной процедуры идентификации CFA для каждого из десяти первичных факторов нагрузка первого </w:t>
      </w:r>
      <w:r w:rsidR="009A16E2">
        <w:t>атрибута</w:t>
      </w:r>
      <w:r>
        <w:t xml:space="preserve">-маркера фиксируется на значении 1,0. Свободно оцениваемые нагрузки лежат в диапазоне 0,85–1,28 и все значимы на уровне p </w:t>
      </w:r>
      <w:proofErr w:type="gramStart"/>
      <w:r>
        <w:t>&lt; 0,001</w:t>
      </w:r>
      <w:proofErr w:type="gramEnd"/>
      <w:r>
        <w:t xml:space="preserve">. Значения z-статистики высоки (от 70 до 120), что является следствием большого объёма выборки (N = 45 342) и не должно интерпретироваться как свидетельство необычайно сильного сигнала. Все стандартизованные нагрузки превышают порог 0,40, принятый в литературе как минимальный для содержательной интерпретации фактора. Основные </w:t>
      </w:r>
      <w:r w:rsidR="009A16E2">
        <w:t>атрибуты</w:t>
      </w:r>
      <w:r>
        <w:t>-маркеры и их нагрузки представлены в таблице 5.2.</w:t>
      </w:r>
    </w:p>
    <w:p w:rsidR="00D608F4" w:rsidRDefault="00000000" w:rsidP="0098190D">
      <w:pPr>
        <w:spacing w:before="80" w:after="160" w:line="360" w:lineRule="auto"/>
        <w:jc w:val="right"/>
      </w:pPr>
      <w:r>
        <w:rPr>
          <w:i/>
          <w:iCs/>
        </w:rPr>
        <w:t xml:space="preserve">Таблица 5.2 — Стандартизованные факторные нагрузки </w:t>
      </w:r>
      <w:proofErr w:type="spellStart"/>
      <w:r>
        <w:rPr>
          <w:i/>
          <w:iCs/>
        </w:rPr>
        <w:t>десятифакторной</w:t>
      </w:r>
      <w:proofErr w:type="spellEnd"/>
      <w:r>
        <w:rPr>
          <w:i/>
          <w:iCs/>
        </w:rPr>
        <w:t xml:space="preserve"> CFA</w:t>
      </w:r>
    </w:p>
    <w:tbl>
      <w:tblPr>
        <w:tblStyle w:val="ac"/>
        <w:tblW w:w="8500" w:type="dxa"/>
        <w:tblLook w:val="04A0" w:firstRow="1" w:lastRow="0" w:firstColumn="1" w:lastColumn="0" w:noHBand="0" w:noVBand="1"/>
      </w:tblPr>
      <w:tblGrid>
        <w:gridCol w:w="1800"/>
        <w:gridCol w:w="1400"/>
        <w:gridCol w:w="1600"/>
        <w:gridCol w:w="1300"/>
        <w:gridCol w:w="1400"/>
        <w:gridCol w:w="1000"/>
      </w:tblGrid>
      <w:tr w:rsidR="00D608F4" w:rsidTr="009A16E2">
        <w:tc>
          <w:tcPr>
            <w:tcW w:w="18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Ценность</w:t>
            </w:r>
          </w:p>
        </w:tc>
        <w:tc>
          <w:tcPr>
            <w:tcW w:w="1400" w:type="dxa"/>
          </w:tcPr>
          <w:p w:rsidR="00D608F4" w:rsidRDefault="009A16E2">
            <w:pPr>
              <w:spacing w:line="300" w:lineRule="auto"/>
              <w:jc w:val="center"/>
            </w:pPr>
            <w:r>
              <w:rPr>
                <w:b/>
                <w:bCs/>
              </w:rPr>
              <w:t>Атрибут-маркер</w:t>
            </w:r>
          </w:p>
        </w:tc>
        <w:tc>
          <w:tcPr>
            <w:tcW w:w="16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 xml:space="preserve">Свободный </w:t>
            </w:r>
            <w:r w:rsidR="009A16E2">
              <w:rPr>
                <w:b/>
                <w:bCs/>
              </w:rPr>
              <w:t>Атрибут</w:t>
            </w:r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Нагрузка маркера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 xml:space="preserve">Нагрузка св. </w:t>
            </w:r>
            <w:r w:rsidR="009A16E2">
              <w:rPr>
                <w:b/>
                <w:bCs/>
              </w:rPr>
              <w:t>атрибута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z-стат.</w:t>
            </w:r>
          </w:p>
        </w:tc>
      </w:tr>
      <w:tr w:rsidR="00D608F4" w:rsidTr="009A16E2">
        <w:tc>
          <w:tcPr>
            <w:tcW w:w="1800" w:type="dxa"/>
          </w:tcPr>
          <w:p w:rsidR="00D608F4" w:rsidRDefault="00000000">
            <w:pPr>
              <w:spacing w:line="300" w:lineRule="auto"/>
            </w:pPr>
            <w:r>
              <w:t>Self-</w:t>
            </w:r>
            <w:proofErr w:type="spellStart"/>
            <w:r>
              <w:t>Direction</w:t>
            </w:r>
            <w:proofErr w:type="spellEnd"/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ipcrtiv</w:t>
            </w:r>
            <w:proofErr w:type="spellEnd"/>
          </w:p>
        </w:tc>
        <w:tc>
          <w:tcPr>
            <w:tcW w:w="16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impfree</w:t>
            </w:r>
            <w:proofErr w:type="spellEnd"/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1,00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0,98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78,3</w:t>
            </w:r>
          </w:p>
        </w:tc>
      </w:tr>
      <w:tr w:rsidR="00D608F4" w:rsidTr="009A16E2">
        <w:tc>
          <w:tcPr>
            <w:tcW w:w="18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Stimulation</w:t>
            </w:r>
            <w:proofErr w:type="spellEnd"/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impdiff</w:t>
            </w:r>
            <w:proofErr w:type="spellEnd"/>
          </w:p>
        </w:tc>
        <w:tc>
          <w:tcPr>
            <w:tcW w:w="16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ipadvnt</w:t>
            </w:r>
            <w:proofErr w:type="spellEnd"/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1,00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1,12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89,4</w:t>
            </w:r>
          </w:p>
        </w:tc>
      </w:tr>
      <w:tr w:rsidR="00D608F4" w:rsidTr="009A16E2">
        <w:tc>
          <w:tcPr>
            <w:tcW w:w="18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Hedonism</w:t>
            </w:r>
            <w:proofErr w:type="spellEnd"/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ipgdtim</w:t>
            </w:r>
            <w:proofErr w:type="spellEnd"/>
          </w:p>
        </w:tc>
        <w:tc>
          <w:tcPr>
            <w:tcW w:w="16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impfun</w:t>
            </w:r>
            <w:proofErr w:type="spellEnd"/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1,00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1,04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92,1</w:t>
            </w:r>
          </w:p>
        </w:tc>
      </w:tr>
      <w:tr w:rsidR="00D608F4" w:rsidTr="009A16E2">
        <w:tc>
          <w:tcPr>
            <w:tcW w:w="18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Achievement</w:t>
            </w:r>
            <w:proofErr w:type="spellEnd"/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ipshabt</w:t>
            </w:r>
            <w:proofErr w:type="spellEnd"/>
          </w:p>
        </w:tc>
        <w:tc>
          <w:tcPr>
            <w:tcW w:w="16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ipsuces</w:t>
            </w:r>
            <w:proofErr w:type="spellEnd"/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1,00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1,18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104,7</w:t>
            </w:r>
          </w:p>
        </w:tc>
      </w:tr>
      <w:tr w:rsidR="00D608F4" w:rsidTr="009A16E2">
        <w:tc>
          <w:tcPr>
            <w:tcW w:w="1800" w:type="dxa"/>
          </w:tcPr>
          <w:p w:rsidR="00D608F4" w:rsidRDefault="00000000">
            <w:pPr>
              <w:spacing w:line="300" w:lineRule="auto"/>
            </w:pPr>
            <w:r>
              <w:t>Power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imprich</w:t>
            </w:r>
            <w:proofErr w:type="spellEnd"/>
          </w:p>
        </w:tc>
        <w:tc>
          <w:tcPr>
            <w:tcW w:w="16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iprspot</w:t>
            </w:r>
            <w:proofErr w:type="spellEnd"/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1,00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0,87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68,2</w:t>
            </w:r>
          </w:p>
        </w:tc>
      </w:tr>
      <w:tr w:rsidR="00D608F4" w:rsidTr="009A16E2">
        <w:tc>
          <w:tcPr>
            <w:tcW w:w="1800" w:type="dxa"/>
          </w:tcPr>
          <w:p w:rsidR="00D608F4" w:rsidRDefault="00000000">
            <w:pPr>
              <w:spacing w:line="300" w:lineRule="auto"/>
            </w:pPr>
            <w:r>
              <w:t>Security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impsafe</w:t>
            </w:r>
            <w:proofErr w:type="spellEnd"/>
          </w:p>
        </w:tc>
        <w:tc>
          <w:tcPr>
            <w:tcW w:w="16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ipstrgv</w:t>
            </w:r>
            <w:proofErr w:type="spellEnd"/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1,00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1,06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86,9</w:t>
            </w:r>
          </w:p>
        </w:tc>
      </w:tr>
      <w:tr w:rsidR="00D608F4" w:rsidTr="009A16E2">
        <w:tc>
          <w:tcPr>
            <w:tcW w:w="18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Conformity</w:t>
            </w:r>
            <w:proofErr w:type="spellEnd"/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ipfrule</w:t>
            </w:r>
            <w:proofErr w:type="spellEnd"/>
          </w:p>
        </w:tc>
        <w:tc>
          <w:tcPr>
            <w:tcW w:w="16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ipbhprp</w:t>
            </w:r>
            <w:proofErr w:type="spellEnd"/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1,00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0,89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71,5</w:t>
            </w:r>
          </w:p>
        </w:tc>
      </w:tr>
      <w:tr w:rsidR="00D608F4" w:rsidTr="009A16E2">
        <w:tc>
          <w:tcPr>
            <w:tcW w:w="18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Tradition</w:t>
            </w:r>
            <w:proofErr w:type="spellEnd"/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ipmodst</w:t>
            </w:r>
            <w:proofErr w:type="spellEnd"/>
          </w:p>
        </w:tc>
        <w:tc>
          <w:tcPr>
            <w:tcW w:w="16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imptrad</w:t>
            </w:r>
            <w:proofErr w:type="spellEnd"/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1,00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1,22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96,8</w:t>
            </w:r>
          </w:p>
        </w:tc>
      </w:tr>
      <w:tr w:rsidR="00D608F4" w:rsidTr="009A16E2">
        <w:tc>
          <w:tcPr>
            <w:tcW w:w="18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Benevolence</w:t>
            </w:r>
            <w:proofErr w:type="spellEnd"/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iphlppl</w:t>
            </w:r>
            <w:proofErr w:type="spellEnd"/>
          </w:p>
        </w:tc>
        <w:tc>
          <w:tcPr>
            <w:tcW w:w="16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iplylfr</w:t>
            </w:r>
            <w:proofErr w:type="spellEnd"/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1,00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1,16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108,2</w:t>
            </w:r>
          </w:p>
        </w:tc>
      </w:tr>
      <w:tr w:rsidR="00D608F4" w:rsidTr="009A16E2">
        <w:tc>
          <w:tcPr>
            <w:tcW w:w="18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Universalism</w:t>
            </w:r>
            <w:proofErr w:type="spellEnd"/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ipeqopt</w:t>
            </w:r>
            <w:proofErr w:type="spellEnd"/>
          </w:p>
        </w:tc>
        <w:tc>
          <w:tcPr>
            <w:tcW w:w="16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ipudrst</w:t>
            </w:r>
            <w:proofErr w:type="spellEnd"/>
            <w:r>
              <w:t xml:space="preserve">, </w:t>
            </w:r>
            <w:proofErr w:type="spellStart"/>
            <w:r>
              <w:t>impenv</w:t>
            </w:r>
            <w:proofErr w:type="spellEnd"/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1,00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1,09 / 1,14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102,4 / 118,6</w:t>
            </w:r>
          </w:p>
        </w:tc>
      </w:tr>
    </w:tbl>
    <w:p w:rsidR="00D608F4" w:rsidRDefault="00000000" w:rsidP="00751C93">
      <w:pPr>
        <w:pStyle w:val="2"/>
      </w:pPr>
      <w:bookmarkStart w:id="116" w:name="_Toc228709377"/>
      <w:r>
        <w:t xml:space="preserve">5.4. </w:t>
      </w:r>
      <w:proofErr w:type="spellStart"/>
      <w:r>
        <w:t>Конфигуральная</w:t>
      </w:r>
      <w:proofErr w:type="spellEnd"/>
      <w:r>
        <w:t xml:space="preserve"> инвариантность: структура по странам</w:t>
      </w:r>
      <w:bookmarkEnd w:id="116"/>
    </w:p>
    <w:p w:rsidR="00D608F4" w:rsidRDefault="00000000" w:rsidP="009A16E2">
      <w:pPr>
        <w:spacing w:line="360" w:lineRule="auto"/>
        <w:ind w:firstLine="360"/>
        <w:jc w:val="both"/>
      </w:pPr>
      <w:proofErr w:type="spellStart"/>
      <w:r>
        <w:t>Конфигуральная</w:t>
      </w:r>
      <w:proofErr w:type="spellEnd"/>
      <w:r>
        <w:t xml:space="preserve"> инвариантность (</w:t>
      </w:r>
      <w:proofErr w:type="spellStart"/>
      <w:r>
        <w:t>configural</w:t>
      </w:r>
      <w:proofErr w:type="spellEnd"/>
      <w:r>
        <w:t xml:space="preserve"> </w:t>
      </w:r>
      <w:proofErr w:type="spellStart"/>
      <w:r>
        <w:t>invariance</w:t>
      </w:r>
      <w:proofErr w:type="spellEnd"/>
      <w:r>
        <w:t xml:space="preserve">) означает, что одна и та же структура факторов </w:t>
      </w:r>
      <w:r w:rsidR="009A16E2">
        <w:t>–</w:t>
      </w:r>
      <w:r>
        <w:t xml:space="preserve"> то есть принадлежность </w:t>
      </w:r>
      <w:proofErr w:type="spellStart"/>
      <w:r>
        <w:t>итемов</w:t>
      </w:r>
      <w:proofErr w:type="spellEnd"/>
      <w:r>
        <w:t xml:space="preserve"> тем или иным факторам </w:t>
      </w:r>
      <w:r w:rsidR="009A16E2">
        <w:t>–</w:t>
      </w:r>
      <w:r>
        <w:t xml:space="preserve"> воспроизводится в каждой стране без необходимости пересмотра базовой спецификации модели. Для её проверки </w:t>
      </w:r>
      <w:proofErr w:type="spellStart"/>
      <w:r>
        <w:t>десятифакторная</w:t>
      </w:r>
      <w:proofErr w:type="spellEnd"/>
      <w:r>
        <w:t xml:space="preserve"> CFA оценивается независимо в каждой из 29 стран через процедуру </w:t>
      </w:r>
      <w:proofErr w:type="spellStart"/>
      <w:proofErr w:type="gramStart"/>
      <w:r>
        <w:t>semopy.multigroup</w:t>
      </w:r>
      <w:proofErr w:type="gramEnd"/>
      <w:r>
        <w:t>.multigroup</w:t>
      </w:r>
      <w:proofErr w:type="spellEnd"/>
      <w:r>
        <w:t>. Для каждой страны фиксируются индексы соответствия и сопоставляются с пороговыми значениями.</w:t>
      </w:r>
    </w:p>
    <w:p w:rsidR="009A16E2" w:rsidRPr="003C3BE4" w:rsidRDefault="009A16E2" w:rsidP="0098190D">
      <w:pPr>
        <w:spacing w:before="80" w:after="160" w:line="360" w:lineRule="auto"/>
        <w:jc w:val="right"/>
      </w:pPr>
      <w:r>
        <w:rPr>
          <w:i/>
          <w:iCs/>
        </w:rPr>
        <w:lastRenderedPageBreak/>
        <w:t xml:space="preserve">Таблица 5.3 — </w:t>
      </w:r>
      <w:r w:rsidR="003C3BE4">
        <w:rPr>
          <w:i/>
          <w:iCs/>
        </w:rPr>
        <w:t xml:space="preserve">Страны с наибольшим показателем </w:t>
      </w:r>
      <w:r w:rsidR="003C3BE4">
        <w:rPr>
          <w:i/>
          <w:iCs/>
          <w:lang w:val="en-US"/>
        </w:rPr>
        <w:t>CFA</w:t>
      </w:r>
    </w:p>
    <w:tbl>
      <w:tblPr>
        <w:tblStyle w:val="ac"/>
        <w:tblW w:w="7500" w:type="dxa"/>
        <w:jc w:val="center"/>
        <w:tblLook w:val="04A0" w:firstRow="1" w:lastRow="0" w:firstColumn="1" w:lastColumn="0" w:noHBand="0" w:noVBand="1"/>
      </w:tblPr>
      <w:tblGrid>
        <w:gridCol w:w="1800"/>
        <w:gridCol w:w="1400"/>
        <w:gridCol w:w="1600"/>
        <w:gridCol w:w="1300"/>
        <w:gridCol w:w="1400"/>
      </w:tblGrid>
      <w:tr w:rsidR="003C3BE4" w:rsidTr="00223E95">
        <w:trPr>
          <w:jc w:val="center"/>
        </w:trPr>
        <w:tc>
          <w:tcPr>
            <w:tcW w:w="1800" w:type="dxa"/>
          </w:tcPr>
          <w:p w:rsidR="003C3BE4" w:rsidRDefault="003C3BE4" w:rsidP="006B0601">
            <w:pPr>
              <w:spacing w:line="300" w:lineRule="auto"/>
              <w:jc w:val="center"/>
            </w:pPr>
            <w:r>
              <w:rPr>
                <w:b/>
                <w:bCs/>
              </w:rPr>
              <w:t>Страна</w:t>
            </w:r>
          </w:p>
        </w:tc>
        <w:tc>
          <w:tcPr>
            <w:tcW w:w="1400" w:type="dxa"/>
          </w:tcPr>
          <w:p w:rsidR="003C3BE4" w:rsidRPr="003C3BE4" w:rsidRDefault="003C3BE4" w:rsidP="006B0601">
            <w:pPr>
              <w:spacing w:line="300" w:lineRule="auto"/>
              <w:jc w:val="center"/>
              <w:rPr>
                <w:b/>
                <w:bCs/>
              </w:rPr>
            </w:pPr>
            <w:r w:rsidRPr="003C3BE4">
              <w:rPr>
                <w:b/>
                <w:bCs/>
              </w:rPr>
              <w:t>Размер выборки</w:t>
            </w:r>
          </w:p>
        </w:tc>
        <w:tc>
          <w:tcPr>
            <w:tcW w:w="1600" w:type="dxa"/>
          </w:tcPr>
          <w:p w:rsidR="003C3BE4" w:rsidRPr="003C3BE4" w:rsidRDefault="003C3BE4" w:rsidP="006B0601">
            <w:pPr>
              <w:spacing w:line="300" w:lineRule="auto"/>
              <w:jc w:val="center"/>
              <w:rPr>
                <w:b/>
                <w:bCs/>
                <w:lang w:val="en-US"/>
              </w:rPr>
            </w:pPr>
            <w:r w:rsidRPr="003C3BE4">
              <w:rPr>
                <w:b/>
                <w:bCs/>
                <w:lang w:val="en-US"/>
              </w:rPr>
              <w:t>CFA</w:t>
            </w:r>
          </w:p>
        </w:tc>
        <w:tc>
          <w:tcPr>
            <w:tcW w:w="1300" w:type="dxa"/>
          </w:tcPr>
          <w:p w:rsidR="003C3BE4" w:rsidRPr="003C3BE4" w:rsidRDefault="003C3BE4" w:rsidP="006B0601">
            <w:pPr>
              <w:spacing w:line="300" w:lineRule="auto"/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TLI</w:t>
            </w:r>
          </w:p>
        </w:tc>
        <w:tc>
          <w:tcPr>
            <w:tcW w:w="1400" w:type="dxa"/>
          </w:tcPr>
          <w:p w:rsidR="003C3BE4" w:rsidRDefault="003C3BE4" w:rsidP="006B0601">
            <w:pPr>
              <w:spacing w:line="300" w:lineRule="auto"/>
              <w:jc w:val="center"/>
            </w:pPr>
            <w:r w:rsidRPr="003C3BE4">
              <w:rPr>
                <w:b/>
                <w:bCs/>
              </w:rPr>
              <w:t>RMSEA</w:t>
            </w:r>
          </w:p>
        </w:tc>
      </w:tr>
      <w:tr w:rsidR="003C3BE4" w:rsidTr="00223E95">
        <w:trPr>
          <w:jc w:val="center"/>
        </w:trPr>
        <w:tc>
          <w:tcPr>
            <w:tcW w:w="1800" w:type="dxa"/>
          </w:tcPr>
          <w:p w:rsidR="003C3BE4" w:rsidRDefault="003C3BE4" w:rsidP="006B0601">
            <w:pPr>
              <w:spacing w:line="300" w:lineRule="auto"/>
            </w:pPr>
            <w:r>
              <w:t>Литва</w:t>
            </w:r>
          </w:p>
        </w:tc>
        <w:tc>
          <w:tcPr>
            <w:tcW w:w="14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1497</w:t>
            </w:r>
          </w:p>
        </w:tc>
        <w:tc>
          <w:tcPr>
            <w:tcW w:w="16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0.869</w:t>
            </w:r>
          </w:p>
        </w:tc>
        <w:tc>
          <w:tcPr>
            <w:tcW w:w="1300" w:type="dxa"/>
          </w:tcPr>
          <w:p w:rsidR="003C3BE4" w:rsidRDefault="00223E95" w:rsidP="006B0601">
            <w:pPr>
              <w:spacing w:line="300" w:lineRule="auto"/>
              <w:jc w:val="center"/>
            </w:pPr>
            <w:r w:rsidRPr="00223E95">
              <w:t>0.809</w:t>
            </w:r>
          </w:p>
        </w:tc>
        <w:tc>
          <w:tcPr>
            <w:tcW w:w="1400" w:type="dxa"/>
          </w:tcPr>
          <w:p w:rsidR="003C3BE4" w:rsidRDefault="003C3BE4" w:rsidP="006B0601">
            <w:pPr>
              <w:spacing w:line="300" w:lineRule="auto"/>
              <w:jc w:val="center"/>
            </w:pPr>
            <w:r>
              <w:t>0</w:t>
            </w:r>
            <w:r w:rsidR="00223E95">
              <w:t>.080</w:t>
            </w:r>
          </w:p>
        </w:tc>
      </w:tr>
      <w:tr w:rsidR="003C3BE4" w:rsidTr="00223E95">
        <w:trPr>
          <w:jc w:val="center"/>
        </w:trPr>
        <w:tc>
          <w:tcPr>
            <w:tcW w:w="1800" w:type="dxa"/>
          </w:tcPr>
          <w:p w:rsidR="003C3BE4" w:rsidRDefault="003C3BE4" w:rsidP="006B0601">
            <w:pPr>
              <w:spacing w:line="300" w:lineRule="auto"/>
            </w:pPr>
            <w:r>
              <w:t>Венгрия</w:t>
            </w:r>
          </w:p>
        </w:tc>
        <w:tc>
          <w:tcPr>
            <w:tcW w:w="14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1574</w:t>
            </w:r>
          </w:p>
        </w:tc>
        <w:tc>
          <w:tcPr>
            <w:tcW w:w="16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0.868</w:t>
            </w:r>
          </w:p>
        </w:tc>
        <w:tc>
          <w:tcPr>
            <w:tcW w:w="1300" w:type="dxa"/>
          </w:tcPr>
          <w:p w:rsidR="003C3BE4" w:rsidRDefault="00223E95" w:rsidP="006B0601">
            <w:pPr>
              <w:spacing w:line="300" w:lineRule="auto"/>
              <w:jc w:val="center"/>
            </w:pPr>
            <w:r w:rsidRPr="00223E95">
              <w:t>0.80</w:t>
            </w:r>
            <w:r>
              <w:t>7</w:t>
            </w:r>
          </w:p>
        </w:tc>
        <w:tc>
          <w:tcPr>
            <w:tcW w:w="14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0.074</w:t>
            </w:r>
          </w:p>
        </w:tc>
      </w:tr>
      <w:tr w:rsidR="003C3BE4" w:rsidTr="00223E95">
        <w:trPr>
          <w:jc w:val="center"/>
        </w:trPr>
        <w:tc>
          <w:tcPr>
            <w:tcW w:w="1800" w:type="dxa"/>
          </w:tcPr>
          <w:p w:rsidR="003C3BE4" w:rsidRDefault="003C3BE4" w:rsidP="006B0601">
            <w:pPr>
              <w:spacing w:line="300" w:lineRule="auto"/>
            </w:pPr>
            <w:r>
              <w:t>Хорватия</w:t>
            </w:r>
          </w:p>
        </w:tc>
        <w:tc>
          <w:tcPr>
            <w:tcW w:w="14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1679</w:t>
            </w:r>
          </w:p>
        </w:tc>
        <w:tc>
          <w:tcPr>
            <w:tcW w:w="16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0.865</w:t>
            </w:r>
          </w:p>
        </w:tc>
        <w:tc>
          <w:tcPr>
            <w:tcW w:w="1300" w:type="dxa"/>
          </w:tcPr>
          <w:p w:rsidR="003C3BE4" w:rsidRDefault="00223E95" w:rsidP="006B0601">
            <w:pPr>
              <w:spacing w:line="300" w:lineRule="auto"/>
              <w:jc w:val="center"/>
            </w:pPr>
            <w:r w:rsidRPr="00223E95">
              <w:t>0.80</w:t>
            </w:r>
            <w:r>
              <w:t>3</w:t>
            </w:r>
          </w:p>
        </w:tc>
        <w:tc>
          <w:tcPr>
            <w:tcW w:w="14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0.077</w:t>
            </w:r>
          </w:p>
        </w:tc>
      </w:tr>
      <w:tr w:rsidR="003C3BE4" w:rsidTr="00223E95">
        <w:trPr>
          <w:jc w:val="center"/>
        </w:trPr>
        <w:tc>
          <w:tcPr>
            <w:tcW w:w="1800" w:type="dxa"/>
          </w:tcPr>
          <w:p w:rsidR="003C3BE4" w:rsidRDefault="003C3BE4" w:rsidP="006B0601">
            <w:pPr>
              <w:spacing w:line="300" w:lineRule="auto"/>
            </w:pPr>
            <w:r>
              <w:t>Кипр</w:t>
            </w:r>
          </w:p>
        </w:tc>
        <w:tc>
          <w:tcPr>
            <w:tcW w:w="14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757</w:t>
            </w:r>
          </w:p>
        </w:tc>
        <w:tc>
          <w:tcPr>
            <w:tcW w:w="16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0.862</w:t>
            </w:r>
          </w:p>
        </w:tc>
        <w:tc>
          <w:tcPr>
            <w:tcW w:w="13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0.799</w:t>
            </w:r>
          </w:p>
        </w:tc>
        <w:tc>
          <w:tcPr>
            <w:tcW w:w="14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0.080</w:t>
            </w:r>
          </w:p>
        </w:tc>
      </w:tr>
      <w:tr w:rsidR="003C3BE4" w:rsidTr="00223E95">
        <w:trPr>
          <w:jc w:val="center"/>
        </w:trPr>
        <w:tc>
          <w:tcPr>
            <w:tcW w:w="1800" w:type="dxa"/>
          </w:tcPr>
          <w:p w:rsidR="003C3BE4" w:rsidRDefault="003C3BE4" w:rsidP="006B0601">
            <w:pPr>
              <w:spacing w:line="300" w:lineRule="auto"/>
            </w:pPr>
            <w:r>
              <w:t>Словения</w:t>
            </w:r>
          </w:p>
        </w:tc>
        <w:tc>
          <w:tcPr>
            <w:tcW w:w="14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1226</w:t>
            </w:r>
          </w:p>
        </w:tc>
        <w:tc>
          <w:tcPr>
            <w:tcW w:w="16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0.840</w:t>
            </w:r>
          </w:p>
        </w:tc>
        <w:tc>
          <w:tcPr>
            <w:tcW w:w="13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0.767</w:t>
            </w:r>
          </w:p>
        </w:tc>
        <w:tc>
          <w:tcPr>
            <w:tcW w:w="1400" w:type="dxa"/>
          </w:tcPr>
          <w:p w:rsidR="003C3BE4" w:rsidRDefault="00223E95" w:rsidP="006B0601">
            <w:pPr>
              <w:spacing w:line="300" w:lineRule="auto"/>
              <w:jc w:val="center"/>
            </w:pPr>
            <w:r>
              <w:t>0.067</w:t>
            </w:r>
          </w:p>
        </w:tc>
      </w:tr>
    </w:tbl>
    <w:p w:rsidR="009C672C" w:rsidRDefault="00000000" w:rsidP="00223E95">
      <w:pPr>
        <w:spacing w:before="240" w:line="360" w:lineRule="auto"/>
        <w:ind w:firstLine="360"/>
        <w:jc w:val="both"/>
        <w:sectPr w:rsidR="009C672C" w:rsidSect="007C21D2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 xml:space="preserve">Результаты показывают, что структура воспроизводится в 28 из 29 стран при пороге CFI ≥ 0,85. Строгий порог CFI ≥ 0,90 достигается в 7 странах (преимущественно скандинавских и в Нидерландах), остальные 21 страна располагаются в диапазоне CFI = 0,85–0,90. Единственной страной с маргинальным результатом выступает Словения (CFI = 0,840), что может объясняться как статистическими флуктуациями при относительно малом страновом объёме выборки, так и содержательными культурными особенностями отношения к отдельным </w:t>
      </w:r>
      <w:proofErr w:type="spellStart"/>
      <w:r>
        <w:t>итемам</w:t>
      </w:r>
      <w:proofErr w:type="spellEnd"/>
      <w:r>
        <w:t xml:space="preserve"> PVQ. Значения RMSEA не превышают порог 0,08 в 25 странах из 29. Такой уровень согласия структуры по странам считается приемлемым для прикладного кросс-национального </w:t>
      </w:r>
      <w:proofErr w:type="gramStart"/>
      <w:r>
        <w:t>анализа</w:t>
      </w:r>
      <w:r w:rsidR="0098190D" w:rsidRPr="0098190D">
        <w:t>[</w:t>
      </w:r>
      <w:proofErr w:type="gramEnd"/>
      <w:r w:rsidR="0098190D" w:rsidRPr="0098190D">
        <w:t>13]</w:t>
      </w:r>
      <w:r>
        <w:t xml:space="preserve">. </w:t>
      </w:r>
      <w:proofErr w:type="spellStart"/>
      <w:r>
        <w:t>Конфигуральная</w:t>
      </w:r>
      <w:proofErr w:type="spellEnd"/>
      <w:r>
        <w:t xml:space="preserve"> инвариантность считается подтверждённой.</w:t>
      </w:r>
    </w:p>
    <w:p w:rsidR="00D608F4" w:rsidRDefault="00000000" w:rsidP="00751C93">
      <w:pPr>
        <w:pStyle w:val="2"/>
      </w:pPr>
      <w:bookmarkStart w:id="117" w:name="_Toc228709378"/>
      <w:r>
        <w:lastRenderedPageBreak/>
        <w:t>5.5. Приближённая метрическая инвариантность</w:t>
      </w:r>
      <w:bookmarkEnd w:id="117"/>
    </w:p>
    <w:p w:rsidR="00D608F4" w:rsidRDefault="00000000" w:rsidP="00223E95">
      <w:pPr>
        <w:spacing w:line="360" w:lineRule="auto"/>
        <w:ind w:firstLine="360"/>
        <w:jc w:val="both"/>
      </w:pPr>
      <w:r>
        <w:t>Метрическая инвариантность (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invariance</w:t>
      </w:r>
      <w:proofErr w:type="spellEnd"/>
      <w:r>
        <w:t xml:space="preserve">) означает равенство факторных нагрузок между странами: один и тот же </w:t>
      </w:r>
      <w:r w:rsidR="00223E95">
        <w:t>атрибут</w:t>
      </w:r>
      <w:r>
        <w:t xml:space="preserve"> нагружает соответствующую ценность с одинаковым коэффициентом независимо от страны. При её выполнении регрессионные коэффициенты, оценённые с использованием данных ценностных индикаторов, сопоставимы между странами; нарушение метрической инвариантности означало бы, что различия в коэффициентах отражают различия в измерении, а не в содержательной связи.</w:t>
      </w:r>
    </w:p>
    <w:p w:rsidR="00223E95" w:rsidRDefault="00000000" w:rsidP="00223E95">
      <w:pPr>
        <w:spacing w:line="360" w:lineRule="auto"/>
        <w:ind w:firstLine="360"/>
        <w:jc w:val="both"/>
      </w:pPr>
      <w:r>
        <w:t xml:space="preserve">Полный тест метрической инвариантности в </w:t>
      </w:r>
      <w:proofErr w:type="spellStart"/>
      <w:r>
        <w:t>multigroup-framework</w:t>
      </w:r>
      <w:proofErr w:type="spellEnd"/>
      <w:r>
        <w:t xml:space="preserve"> требует оценки моделей с ограничениями на равенство нагрузок между странами и последующего сравнения индексов соответствия ограниченной и свободной моделей. Пакет </w:t>
      </w:r>
      <w:proofErr w:type="spellStart"/>
      <w:r>
        <w:t>semopy</w:t>
      </w:r>
      <w:proofErr w:type="spellEnd"/>
      <w:r>
        <w:t xml:space="preserve"> 2.3.11 не поддерживает </w:t>
      </w:r>
      <w:proofErr w:type="spellStart"/>
      <w:r>
        <w:t>constrained</w:t>
      </w:r>
      <w:proofErr w:type="spellEnd"/>
      <w:r>
        <w:t xml:space="preserve"> </w:t>
      </w:r>
      <w:proofErr w:type="spellStart"/>
      <w:r>
        <w:t>multigroup</w:t>
      </w:r>
      <w:proofErr w:type="spellEnd"/>
      <w:r>
        <w:t xml:space="preserve"> CFA. В настоящей работе применяется упрощённая процедура: из </w:t>
      </w:r>
      <w:proofErr w:type="spellStart"/>
      <w:r>
        <w:t>конфигуральной</w:t>
      </w:r>
      <w:proofErr w:type="spellEnd"/>
      <w:r>
        <w:t xml:space="preserve"> оценки (раздел 5.4) извлекаются значения нагрузок по каждой стране, и оценивается их </w:t>
      </w:r>
      <w:proofErr w:type="spellStart"/>
      <w:r>
        <w:t>межстрановой</w:t>
      </w:r>
      <w:proofErr w:type="spellEnd"/>
      <w:r>
        <w:t xml:space="preserve"> разброс. Если стандартное отклонение нагрузки по странам мало, метрическая инвариантность выполняется приближённо.</w:t>
      </w:r>
    </w:p>
    <w:p w:rsidR="009C672C" w:rsidRDefault="009C672C" w:rsidP="009C672C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6361889" cy="2856520"/>
            <wp:effectExtent l="0" t="0" r="1270" b="1270"/>
            <wp:docPr id="7390254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25492" name="Рисунок 7390254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289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72C" w:rsidRDefault="009C672C" w:rsidP="009C672C">
      <w:pPr>
        <w:spacing w:line="360" w:lineRule="auto"/>
        <w:jc w:val="center"/>
      </w:pPr>
      <w:r>
        <w:t>Рисунок 5.1. Вариабельность факторных нагрузок между 29 странами</w:t>
      </w:r>
    </w:p>
    <w:p w:rsidR="009C672C" w:rsidRDefault="00000000" w:rsidP="009C672C">
      <w:pPr>
        <w:spacing w:line="360" w:lineRule="auto"/>
        <w:ind w:firstLine="360"/>
        <w:jc w:val="both"/>
      </w:pPr>
      <w:r>
        <w:lastRenderedPageBreak/>
        <w:t xml:space="preserve">Из одиннадцати свободно оцениваемых нагрузок (по одной на каждый свободный </w:t>
      </w:r>
      <w:r w:rsidR="00223E95">
        <w:t>атрибут</w:t>
      </w:r>
      <w:r>
        <w:t xml:space="preserve">, маркеры исключены) девять демонстрируют </w:t>
      </w:r>
      <w:proofErr w:type="spellStart"/>
      <w:r>
        <w:t>межстрановое</w:t>
      </w:r>
      <w:proofErr w:type="spellEnd"/>
      <w:r>
        <w:t xml:space="preserve"> стандартное отклонение ниже 0,15, что указывает на практически полную метрическую инвариантность. Два </w:t>
      </w:r>
      <w:r w:rsidR="009C672C">
        <w:t>атрибута</w:t>
      </w:r>
      <w:r>
        <w:t xml:space="preserve"> показывают значительный разброс: CO </w:t>
      </w:r>
      <w:r w:rsidR="00223E95">
        <w:t>-</w:t>
      </w:r>
      <w:r>
        <w:t xml:space="preserve"> </w:t>
      </w:r>
      <w:proofErr w:type="spellStart"/>
      <w:r>
        <w:t>ipbhprp</w:t>
      </w:r>
      <w:proofErr w:type="spellEnd"/>
      <w:r>
        <w:t xml:space="preserve"> (SD = 0,37) и PO </w:t>
      </w:r>
      <w:r w:rsidR="00223E95">
        <w:t>-</w:t>
      </w:r>
      <w:r>
        <w:t xml:space="preserve"> </w:t>
      </w:r>
      <w:proofErr w:type="spellStart"/>
      <w:r>
        <w:t>iprspot</w:t>
      </w:r>
      <w:proofErr w:type="spellEnd"/>
      <w:r>
        <w:t xml:space="preserve"> (SD = 0,64 при диапазоне 0,22–3,22 между крайними странами). Содержательный смысл этих </w:t>
      </w:r>
      <w:r w:rsidR="009C672C">
        <w:t xml:space="preserve">атрибутов </w:t>
      </w:r>
      <w:r>
        <w:t xml:space="preserve">в разных культурах систематически различается: в частности, </w:t>
      </w:r>
      <w:r w:rsidR="00223E95">
        <w:t>атрибут</w:t>
      </w:r>
      <w:r>
        <w:t xml:space="preserve"> </w:t>
      </w:r>
      <w:proofErr w:type="spellStart"/>
      <w:r>
        <w:t>iprspot</w:t>
      </w:r>
      <w:proofErr w:type="spellEnd"/>
      <w:r>
        <w:t>, описывающий важность получения уважения и признания, по-разному связан с ценностью Power в странах с различающимися статусными иерархиями.</w:t>
      </w:r>
    </w:p>
    <w:p w:rsidR="009C672C" w:rsidRDefault="00000000" w:rsidP="00223E95">
      <w:pPr>
        <w:spacing w:line="360" w:lineRule="auto"/>
        <w:ind w:firstLine="360"/>
        <w:jc w:val="both"/>
        <w:sectPr w:rsidR="009C672C" w:rsidSect="009C672C">
          <w:pgSz w:w="16838" w:h="11906" w:orient="landscape"/>
          <w:pgMar w:top="850" w:right="1134" w:bottom="1701" w:left="1134" w:header="708" w:footer="708" w:gutter="0"/>
          <w:cols w:space="720"/>
          <w:docGrid w:linePitch="360"/>
        </w:sectPr>
      </w:pPr>
      <w:r>
        <w:t xml:space="preserve">Данный результат означает, что прямое сравнение абсолютных средних значений конструктов </w:t>
      </w:r>
      <w:proofErr w:type="spellStart"/>
      <w:r>
        <w:t>Conformity</w:t>
      </w:r>
      <w:proofErr w:type="spellEnd"/>
      <w:r>
        <w:t xml:space="preserve"> и Power между странами без дополнительных процедур выравнивания некорректно. Для регрессионных коэффициентов в разделе 6 достигнутой частичной метрической инвариантности достаточно: коэффициенты при агрегированных индексах ценностей на доверие в объединённой выборке с страновыми фиксированными/случайными эффектами остаются интерпретируемыми. Формальный тест скалярной инвариантности (равенства свободных членов) в </w:t>
      </w:r>
      <w:proofErr w:type="spellStart"/>
      <w:r>
        <w:t>semopy</w:t>
      </w:r>
      <w:proofErr w:type="spellEnd"/>
      <w:r>
        <w:t xml:space="preserve"> 2.3.11 не реализован; согласно литературе (</w:t>
      </w:r>
      <w:proofErr w:type="spellStart"/>
      <w:r>
        <w:t>Davidov</w:t>
      </w:r>
      <w:proofErr w:type="spellEnd"/>
      <w:r>
        <w:t xml:space="preserve">, </w:t>
      </w:r>
      <w:proofErr w:type="spellStart"/>
      <w:r>
        <w:t>Schmidt</w:t>
      </w:r>
      <w:proofErr w:type="spellEnd"/>
      <w:r>
        <w:t xml:space="preserve">, </w:t>
      </w:r>
      <w:proofErr w:type="spellStart"/>
      <w:r>
        <w:t>Schwartz</w:t>
      </w:r>
      <w:proofErr w:type="spellEnd"/>
      <w:r>
        <w:t>, 2008), скалярная инвариантность в данных ESS обычно не достигается, что не критично для целей настоящей работы, поскольку абсолютные средние ценностей между странами не сопоставляются.</w:t>
      </w:r>
    </w:p>
    <w:p w:rsidR="00D608F4" w:rsidRDefault="00000000">
      <w:pPr>
        <w:spacing w:before="160" w:after="120" w:line="360" w:lineRule="auto"/>
      </w:pPr>
      <w:r>
        <w:rPr>
          <w:b/>
          <w:bCs/>
        </w:rPr>
        <w:lastRenderedPageBreak/>
        <w:t xml:space="preserve">5.6. Итог </w:t>
      </w:r>
      <w:r w:rsidR="00751C93">
        <w:rPr>
          <w:b/>
          <w:bCs/>
        </w:rPr>
        <w:t>структурного анализа ценностей</w:t>
      </w:r>
    </w:p>
    <w:p w:rsidR="00D608F4" w:rsidRDefault="00000000" w:rsidP="009C672C">
      <w:pPr>
        <w:spacing w:line="360" w:lineRule="auto"/>
        <w:ind w:firstLine="360"/>
        <w:jc w:val="both"/>
      </w:pPr>
      <w:r>
        <w:t xml:space="preserve">Результаты структурного анализа ценностей сводятся к трём основным выводам. Первое: гипотеза H1 подтверждается </w:t>
      </w:r>
      <w:r w:rsidR="009C672C">
        <w:t>–</w:t>
      </w:r>
      <w:r>
        <w:t xml:space="preserve"> </w:t>
      </w:r>
      <w:proofErr w:type="spellStart"/>
      <w:r>
        <w:t>десятифакторная</w:t>
      </w:r>
      <w:proofErr w:type="spellEnd"/>
      <w:r>
        <w:t xml:space="preserve"> первичная модель Шварца воспроизводится на данных ESS9 при CFI = 0,906, RMSEA = 0,058, SRMR = 0,050. Второе: гипотеза H2 подтверждается частично </w:t>
      </w:r>
      <w:r w:rsidR="00A14502">
        <w:t>–</w:t>
      </w:r>
      <w:r>
        <w:t xml:space="preserve"> </w:t>
      </w:r>
      <w:proofErr w:type="spellStart"/>
      <w:r>
        <w:t>конфигуральная</w:t>
      </w:r>
      <w:proofErr w:type="spellEnd"/>
      <w:r>
        <w:t xml:space="preserve"> инвариантность достигается в 28 странах из 29 при пороге CFI ≥ 0,85, частичная метрическая инвариантность достигается по девяти нагрузкам из одиннадцати; два </w:t>
      </w:r>
      <w:r w:rsidR="0098190D">
        <w:t>атрибута</w:t>
      </w:r>
      <w:r>
        <w:t xml:space="preserve"> (</w:t>
      </w:r>
      <w:proofErr w:type="spellStart"/>
      <w:r>
        <w:t>ipbhprp</w:t>
      </w:r>
      <w:proofErr w:type="spellEnd"/>
      <w:r>
        <w:t xml:space="preserve">, </w:t>
      </w:r>
      <w:proofErr w:type="spellStart"/>
      <w:r>
        <w:t>iprspot</w:t>
      </w:r>
      <w:proofErr w:type="spellEnd"/>
      <w:r>
        <w:t xml:space="preserve">) демонстрируют культурно-специфическое содержание. Формальный тест скалярной инвариантности выходит за пределы доступного инструментария. Третье, методологическое следствие: в разделе 6 ценности входят в модель как четыре композитных индекса высших измерений, полученных усреднением факторных оценок соответствующих первичных ценностей по формуле </w:t>
      </w:r>
      <w:proofErr w:type="spellStart"/>
      <w:r>
        <w:t>Openness</w:t>
      </w:r>
      <w:proofErr w:type="spellEnd"/>
      <w:r>
        <w:t xml:space="preserve"> = </w:t>
      </w:r>
      <w:proofErr w:type="spellStart"/>
      <w:proofErr w:type="gramStart"/>
      <w:r>
        <w:t>mean</w:t>
      </w:r>
      <w:proofErr w:type="spellEnd"/>
      <w:r>
        <w:t>(</w:t>
      </w:r>
      <w:proofErr w:type="gramEnd"/>
      <w:r>
        <w:t xml:space="preserve">SD, ST, HE), </w:t>
      </w:r>
      <w:proofErr w:type="spellStart"/>
      <w:r>
        <w:t>Conservation</w:t>
      </w:r>
      <w:proofErr w:type="spellEnd"/>
      <w:r>
        <w:t xml:space="preserve"> = </w:t>
      </w:r>
      <w:proofErr w:type="spellStart"/>
      <w:r>
        <w:t>mean</w:t>
      </w:r>
      <w:proofErr w:type="spellEnd"/>
      <w:r>
        <w:t>(SE, CO, TR), Self-</w:t>
      </w:r>
      <w:proofErr w:type="spellStart"/>
      <w:r>
        <w:t>Transcendence</w:t>
      </w:r>
      <w:proofErr w:type="spellEnd"/>
      <w:r>
        <w:t xml:space="preserve"> = </w:t>
      </w:r>
      <w:proofErr w:type="spellStart"/>
      <w:r>
        <w:t>mean</w:t>
      </w:r>
      <w:proofErr w:type="spellEnd"/>
      <w:r>
        <w:t>(UN, BE), Self-</w:t>
      </w:r>
      <w:proofErr w:type="spellStart"/>
      <w:r>
        <w:t>Enhancement</w:t>
      </w:r>
      <w:proofErr w:type="spellEnd"/>
      <w:r>
        <w:t xml:space="preserve"> = </w:t>
      </w:r>
      <w:proofErr w:type="spellStart"/>
      <w:r>
        <w:t>mean</w:t>
      </w:r>
      <w:proofErr w:type="spellEnd"/>
      <w:r>
        <w:t>(AC, PO).</w:t>
      </w:r>
    </w:p>
    <w:p w:rsidR="00D608F4" w:rsidRDefault="00000000" w:rsidP="00751C93">
      <w:pPr>
        <w:pStyle w:val="1"/>
      </w:pPr>
      <w:bookmarkStart w:id="118" w:name="_Toc228709379"/>
      <w:r>
        <w:lastRenderedPageBreak/>
        <w:t xml:space="preserve">6. </w:t>
      </w:r>
      <w:r w:rsidR="00751C93">
        <w:t>Моделирование социального доверия</w:t>
      </w:r>
      <w:bookmarkEnd w:id="118"/>
    </w:p>
    <w:p w:rsidR="00D608F4" w:rsidRDefault="00000000" w:rsidP="00A14502">
      <w:pPr>
        <w:spacing w:line="360" w:lineRule="auto"/>
        <w:ind w:firstLine="360"/>
        <w:jc w:val="both"/>
      </w:pPr>
      <w:r>
        <w:t xml:space="preserve">К одной и той же задаче </w:t>
      </w:r>
      <w:r w:rsidR="00A14502">
        <w:t>–</w:t>
      </w:r>
      <w:r>
        <w:t xml:space="preserve"> объяснению и предсказанию индивидуального уровня </w:t>
      </w:r>
      <w:proofErr w:type="spellStart"/>
      <w:r>
        <w:t>ppltrst</w:t>
      </w:r>
      <w:proofErr w:type="spellEnd"/>
      <w:r>
        <w:t xml:space="preserve"> по единому набору из пятнадцати признаков </w:t>
      </w:r>
      <w:r w:rsidR="00A14502">
        <w:t>–</w:t>
      </w:r>
      <w:r>
        <w:t xml:space="preserve"> в настоящей работе последовательно применяются два методологически независимых подхода. Набор признаков одинаков для обоих: четыре композитных ценностных индекса (</w:t>
      </w:r>
      <w:proofErr w:type="spellStart"/>
      <w:r>
        <w:t>Openness</w:t>
      </w:r>
      <w:proofErr w:type="spellEnd"/>
      <w:r>
        <w:t xml:space="preserve">, </w:t>
      </w:r>
      <w:proofErr w:type="spellStart"/>
      <w:r>
        <w:t>Conservation</w:t>
      </w:r>
      <w:proofErr w:type="spellEnd"/>
      <w:r>
        <w:t>, Self-</w:t>
      </w:r>
      <w:proofErr w:type="spellStart"/>
      <w:r>
        <w:t>Transcendence</w:t>
      </w:r>
      <w:proofErr w:type="spellEnd"/>
      <w:r>
        <w:t>, Self-</w:t>
      </w:r>
      <w:proofErr w:type="spellStart"/>
      <w:r>
        <w:t>Enhancement</w:t>
      </w:r>
      <w:proofErr w:type="spellEnd"/>
      <w:r>
        <w:t xml:space="preserve">), три </w:t>
      </w:r>
      <w:proofErr w:type="spellStart"/>
      <w:r>
        <w:t>медиапеременные</w:t>
      </w:r>
      <w:proofErr w:type="spellEnd"/>
      <w:r>
        <w:t xml:space="preserve"> (</w:t>
      </w:r>
      <w:proofErr w:type="spellStart"/>
      <w:r>
        <w:t>netusoft</w:t>
      </w:r>
      <w:proofErr w:type="spellEnd"/>
      <w:r>
        <w:t xml:space="preserve">, </w:t>
      </w:r>
      <w:proofErr w:type="spellStart"/>
      <w:r>
        <w:t>log_netustm</w:t>
      </w:r>
      <w:proofErr w:type="spellEnd"/>
      <w:r>
        <w:t xml:space="preserve">, </w:t>
      </w:r>
      <w:proofErr w:type="spellStart"/>
      <w:r>
        <w:t>log_nwspol</w:t>
      </w:r>
      <w:proofErr w:type="spellEnd"/>
      <w:r>
        <w:t>), пять демографических (</w:t>
      </w:r>
      <w:proofErr w:type="spellStart"/>
      <w:r>
        <w:t>agea</w:t>
      </w:r>
      <w:proofErr w:type="spellEnd"/>
      <w:r>
        <w:t xml:space="preserve">, </w:t>
      </w:r>
      <w:proofErr w:type="spellStart"/>
      <w:r>
        <w:t>eduyrs</w:t>
      </w:r>
      <w:proofErr w:type="spellEnd"/>
      <w:r>
        <w:t xml:space="preserve">, </w:t>
      </w:r>
      <w:proofErr w:type="spellStart"/>
      <w:r>
        <w:t>hinctnta</w:t>
      </w:r>
      <w:proofErr w:type="spellEnd"/>
      <w:r>
        <w:t xml:space="preserve">, </w:t>
      </w:r>
      <w:proofErr w:type="spellStart"/>
      <w:r>
        <w:t>female</w:t>
      </w:r>
      <w:proofErr w:type="spellEnd"/>
      <w:r>
        <w:t xml:space="preserve">, </w:t>
      </w:r>
      <w:proofErr w:type="spellStart"/>
      <w:r>
        <w:t>domicil</w:t>
      </w:r>
      <w:proofErr w:type="spellEnd"/>
      <w:r>
        <w:t xml:space="preserve">) и три страновых (GDP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capita</w:t>
      </w:r>
      <w:proofErr w:type="spellEnd"/>
      <w:r>
        <w:t xml:space="preserve"> PPP, </w:t>
      </w:r>
      <w:proofErr w:type="spellStart"/>
      <w:r>
        <w:t>Gini</w:t>
      </w:r>
      <w:proofErr w:type="spellEnd"/>
      <w:r>
        <w:t>, CPI). Единство набора признаков обеспечивает прямую сопоставимость итоговых рейтингов важности.</w:t>
      </w:r>
    </w:p>
    <w:p w:rsidR="00D608F4" w:rsidRDefault="00000000" w:rsidP="00751C93">
      <w:pPr>
        <w:pStyle w:val="2"/>
      </w:pPr>
      <w:bookmarkStart w:id="119" w:name="_Toc228709380"/>
      <w:r>
        <w:t>6.1. Подход машинного обучения</w:t>
      </w:r>
      <w:bookmarkEnd w:id="119"/>
    </w:p>
    <w:p w:rsidR="00D608F4" w:rsidRPr="00751C93" w:rsidRDefault="00000000" w:rsidP="00751C93">
      <w:pPr>
        <w:pStyle w:val="3"/>
      </w:pPr>
      <w:bookmarkStart w:id="120" w:name="_Toc228709381"/>
      <w:r w:rsidRPr="00751C93">
        <w:t>6.1.1. Выбор метрик</w:t>
      </w:r>
      <w:bookmarkEnd w:id="120"/>
    </w:p>
    <w:p w:rsidR="00A14502" w:rsidRDefault="00000000" w:rsidP="00A14502">
      <w:pPr>
        <w:spacing w:line="360" w:lineRule="auto"/>
        <w:ind w:firstLine="360"/>
        <w:jc w:val="both"/>
      </w:pPr>
      <w:r>
        <w:t xml:space="preserve">Для регрессионной постановки (предсказание значения </w:t>
      </w:r>
      <w:proofErr w:type="spellStart"/>
      <w:r>
        <w:t>ppltrst</w:t>
      </w:r>
      <w:proofErr w:type="spellEnd"/>
      <w:r>
        <w:t xml:space="preserve"> на шкале 0</w:t>
      </w:r>
      <w:r w:rsidR="00A14502">
        <w:t>-</w:t>
      </w:r>
      <w:r>
        <w:t>10) в настоящей работе используется стандартный набор метрик. Коэффициент детерминации R² характеризует долю объяснённой дисперсии и позволяет сравнивать модели между собой. Средняя абсолютная ошибка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Error</w:t>
      </w:r>
      <w:proofErr w:type="spellEnd"/>
      <w:r>
        <w:t>, MAE) устойчива к выбросам и интерпретируется напрямую на шкале целевой переменной: MAE = 1,8 означает, что в среднем предсказание отклоняется от наблюдаемого значения на 1,8 пункта шкалы. Корень из среднеквадратичной ошибки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Square </w:t>
      </w:r>
      <w:proofErr w:type="spellStart"/>
      <w:r>
        <w:t>Error</w:t>
      </w:r>
      <w:proofErr w:type="spellEnd"/>
      <w:r>
        <w:t>, RMSE) сильнее штрафует большие ошибки и используется совместно с MAE для анализа распределения ошибок.</w:t>
      </w:r>
    </w:p>
    <w:p w:rsidR="00D608F4" w:rsidRDefault="00000000" w:rsidP="00A14502">
      <w:pPr>
        <w:spacing w:line="360" w:lineRule="auto"/>
        <w:ind w:firstLine="360"/>
        <w:jc w:val="both"/>
      </w:pPr>
      <w:r>
        <w:t xml:space="preserve">Для классификационной постановки (бинаризация по порогу </w:t>
      </w:r>
      <w:proofErr w:type="spellStart"/>
      <w:r>
        <w:t>ppltrst</w:t>
      </w:r>
      <w:proofErr w:type="spellEnd"/>
      <w:r>
        <w:t xml:space="preserve"> ≥ 5) выбор метрик усложняется дисбалансом классов 65/35 в пользу класса «доверяющих». F1-мера мажоритарного класса даёт завышенное представление о качестве даже для тривиальной модели, всегда предсказывающей единицу: </w:t>
      </w:r>
      <w:proofErr w:type="spellStart"/>
      <w:r>
        <w:t>DummyClassifier</w:t>
      </w:r>
      <w:proofErr w:type="spellEnd"/>
      <w:r>
        <w:t xml:space="preserve"> с такой стратегией достигает F1 ≈ 0,79 при полном отсутствии различительной способности. Поэтому в качестве информативных метрик используются F1_macro (невзвешенное среднее F1 по двум классам), ROC-AUC (площадь под ROC-кривой, не зависящая от выбранного порога) и </w:t>
      </w:r>
      <w:proofErr w:type="spellStart"/>
      <w:r>
        <w:t>Brier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(среднеквадратическая ошибка предсказанных вероятностей, характеризующая их калибровку; чем ниже, тем лучше).</w:t>
      </w:r>
    </w:p>
    <w:p w:rsidR="00D608F4" w:rsidRDefault="00000000" w:rsidP="00751C93">
      <w:pPr>
        <w:pStyle w:val="3"/>
      </w:pPr>
      <w:bookmarkStart w:id="121" w:name="_Toc228709382"/>
      <w:r>
        <w:t xml:space="preserve">6.1.2. Базовые линейные модели и нелинейные с подбором </w:t>
      </w:r>
      <w:proofErr w:type="spellStart"/>
      <w:r>
        <w:t>гиперпараметров</w:t>
      </w:r>
      <w:bookmarkEnd w:id="121"/>
      <w:proofErr w:type="spellEnd"/>
    </w:p>
    <w:p w:rsidR="00D608F4" w:rsidRDefault="00000000" w:rsidP="00A14502">
      <w:pPr>
        <w:spacing w:line="360" w:lineRule="auto"/>
        <w:ind w:firstLine="360"/>
        <w:jc w:val="both"/>
      </w:pPr>
      <w:r>
        <w:t xml:space="preserve">На первом этапе проведено разделение объединённой выборки на обучающую (80%) и отложенную тестовую (20%) со стратификацией по стране: каждая страна представлена в обеих </w:t>
      </w:r>
      <w:proofErr w:type="spellStart"/>
      <w:r>
        <w:t>подвыборках</w:t>
      </w:r>
      <w:proofErr w:type="spellEnd"/>
      <w:r>
        <w:t xml:space="preserve"> пропорционально её размеру в полной выборке. Семена случайных чисел фиксированы для воспроизводимости. Оценены шесть регрессионных моделей: </w:t>
      </w:r>
      <w:proofErr w:type="spellStart"/>
      <w:r>
        <w:lastRenderedPageBreak/>
        <w:t>DummyRegressor</w:t>
      </w:r>
      <w:proofErr w:type="spellEnd"/>
      <w:r>
        <w:t xml:space="preserve"> (предсказывает среднее обучающей выборки), OLS, </w:t>
      </w:r>
      <w:proofErr w:type="spellStart"/>
      <w:r>
        <w:t>Ridge</w:t>
      </w:r>
      <w:proofErr w:type="spellEnd"/>
      <w:r>
        <w:t xml:space="preserve"> с подбором α из логарифмической сетки, </w:t>
      </w:r>
      <w:proofErr w:type="spellStart"/>
      <w:r>
        <w:t>Lasso</w:t>
      </w:r>
      <w:proofErr w:type="spellEnd"/>
      <w:r>
        <w:t xml:space="preserve"> с подбором α,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</w:t>
      </w:r>
      <w:proofErr w:type="spellStart"/>
      <w:r>
        <w:t>XGBoost</w:t>
      </w:r>
      <w:proofErr w:type="spellEnd"/>
      <w:r>
        <w:t xml:space="preserve"> с полным перебором </w:t>
      </w:r>
      <w:proofErr w:type="spellStart"/>
      <w:r>
        <w:t>гиперпараметров</w:t>
      </w:r>
      <w:proofErr w:type="spellEnd"/>
      <w:r>
        <w:t xml:space="preserve"> через </w:t>
      </w:r>
      <w:proofErr w:type="spellStart"/>
      <w:r>
        <w:t>GridSearchCV</w:t>
      </w:r>
      <w:proofErr w:type="spellEnd"/>
      <w:r>
        <w:t xml:space="preserve"> с пятью </w:t>
      </w:r>
      <w:proofErr w:type="spellStart"/>
      <w:r>
        <w:t>фолдами</w:t>
      </w:r>
      <w:proofErr w:type="spellEnd"/>
      <w:r>
        <w:t xml:space="preserve"> кросс-валидации. Итоговые метрики на отложенной тестовой выборке представлены в таблице 6.1.</w:t>
      </w:r>
    </w:p>
    <w:p w:rsidR="00D608F4" w:rsidRDefault="00000000" w:rsidP="0098190D">
      <w:pPr>
        <w:spacing w:before="80" w:after="160" w:line="360" w:lineRule="auto"/>
        <w:jc w:val="right"/>
      </w:pPr>
      <w:r>
        <w:rPr>
          <w:i/>
          <w:iCs/>
        </w:rPr>
        <w:t xml:space="preserve">Таблица 6.1 — Сравнение регрессионных моделей предсказания </w:t>
      </w:r>
      <w:proofErr w:type="spellStart"/>
      <w:r>
        <w:rPr>
          <w:i/>
          <w:iCs/>
        </w:rPr>
        <w:t>ppltrst</w:t>
      </w:r>
      <w:proofErr w:type="spellEnd"/>
    </w:p>
    <w:tbl>
      <w:tblPr>
        <w:tblStyle w:val="ac"/>
        <w:tblW w:w="8100" w:type="dxa"/>
        <w:tblLook w:val="04A0" w:firstRow="1" w:lastRow="0" w:firstColumn="1" w:lastColumn="0" w:noHBand="0" w:noVBand="1"/>
      </w:tblPr>
      <w:tblGrid>
        <w:gridCol w:w="2300"/>
        <w:gridCol w:w="1200"/>
        <w:gridCol w:w="1200"/>
        <w:gridCol w:w="1000"/>
        <w:gridCol w:w="1200"/>
        <w:gridCol w:w="1200"/>
      </w:tblGrid>
      <w:tr w:rsidR="00D608F4" w:rsidTr="00A14502">
        <w:tc>
          <w:tcPr>
            <w:tcW w:w="23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rPr>
                <w:b/>
                <w:bCs/>
              </w:rPr>
              <w:t>Train</w:t>
            </w:r>
            <w:proofErr w:type="spellEnd"/>
            <w:r>
              <w:rPr>
                <w:b/>
                <w:bCs/>
              </w:rPr>
              <w:t xml:space="preserve"> R²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Test R²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Gap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Test MAE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Test RMSE</w:t>
            </w:r>
          </w:p>
        </w:tc>
      </w:tr>
      <w:tr w:rsidR="00D608F4" w:rsidTr="00A14502">
        <w:tc>
          <w:tcPr>
            <w:tcW w:w="23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DummyRegressor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0,000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−0,001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0,001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2,07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2,49</w:t>
            </w:r>
          </w:p>
        </w:tc>
      </w:tr>
      <w:tr w:rsidR="00D608F4" w:rsidTr="00A14502">
        <w:tc>
          <w:tcPr>
            <w:tcW w:w="2300" w:type="dxa"/>
          </w:tcPr>
          <w:p w:rsidR="00D608F4" w:rsidRDefault="00000000">
            <w:pPr>
              <w:spacing w:line="300" w:lineRule="auto"/>
            </w:pPr>
            <w:r>
              <w:t>OLS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0,146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0,140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0,006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1,84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2,31</w:t>
            </w:r>
          </w:p>
        </w:tc>
      </w:tr>
      <w:tr w:rsidR="00D608F4" w:rsidTr="00A14502">
        <w:tc>
          <w:tcPr>
            <w:tcW w:w="23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Ridge</w:t>
            </w:r>
            <w:proofErr w:type="spellEnd"/>
            <w:r>
              <w:t xml:space="preserve"> (α=1,0)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0,146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0,140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0,006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1,84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2,31</w:t>
            </w:r>
          </w:p>
        </w:tc>
      </w:tr>
      <w:tr w:rsidR="00D608F4" w:rsidTr="00A14502">
        <w:tc>
          <w:tcPr>
            <w:tcW w:w="23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Lasso</w:t>
            </w:r>
            <w:proofErr w:type="spellEnd"/>
            <w:r>
              <w:t xml:space="preserve"> (α=0,01)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0,145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0,140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0,005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1,84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2,31</w:t>
            </w:r>
          </w:p>
        </w:tc>
      </w:tr>
      <w:tr w:rsidR="00D608F4" w:rsidTr="00A14502">
        <w:tc>
          <w:tcPr>
            <w:tcW w:w="23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Forest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0,389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0,186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0,203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1,77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2,25</w:t>
            </w:r>
          </w:p>
        </w:tc>
      </w:tr>
      <w:tr w:rsidR="00D608F4" w:rsidTr="00A14502">
        <w:tc>
          <w:tcPr>
            <w:tcW w:w="23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XGBoost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0,326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0,191</w:t>
            </w:r>
          </w:p>
        </w:tc>
        <w:tc>
          <w:tcPr>
            <w:tcW w:w="1000" w:type="dxa"/>
          </w:tcPr>
          <w:p w:rsidR="00D608F4" w:rsidRDefault="00000000">
            <w:pPr>
              <w:spacing w:line="300" w:lineRule="auto"/>
              <w:jc w:val="center"/>
            </w:pPr>
            <w:r>
              <w:t>0,135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1,76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2,24</w:t>
            </w:r>
          </w:p>
        </w:tc>
      </w:tr>
    </w:tbl>
    <w:p w:rsidR="00D608F4" w:rsidRDefault="00000000" w:rsidP="00AA2DAA">
      <w:pPr>
        <w:spacing w:before="240" w:line="360" w:lineRule="auto"/>
        <w:ind w:firstLine="360"/>
        <w:jc w:val="both"/>
      </w:pPr>
      <w:proofErr w:type="spellStart"/>
      <w:r>
        <w:t>DummyRegressor</w:t>
      </w:r>
      <w:proofErr w:type="spellEnd"/>
      <w:r>
        <w:t xml:space="preserve"> и OLS демонстрируют минимальный разрыв между обучающим и тестовым R² (</w:t>
      </w:r>
      <w:proofErr w:type="spellStart"/>
      <w:r>
        <w:t>gap</w:t>
      </w:r>
      <w:proofErr w:type="spellEnd"/>
      <w:r>
        <w:t xml:space="preserve"> ≈ 0,006), что указывает на отсутствие переобучения; одновременно сигнал ограничен </w:t>
      </w:r>
      <w:r w:rsidR="00AA2DAA">
        <w:t>–</w:t>
      </w:r>
      <w:r>
        <w:t xml:space="preserve"> объяснённая дисперсия составляет около 14%. </w:t>
      </w:r>
      <w:proofErr w:type="spellStart"/>
      <w:r>
        <w:t>Ridge</w:t>
      </w:r>
      <w:proofErr w:type="spellEnd"/>
      <w:r>
        <w:t xml:space="preserve"> и </w:t>
      </w:r>
      <w:proofErr w:type="spellStart"/>
      <w:r>
        <w:t>Lasso</w:t>
      </w:r>
      <w:proofErr w:type="spellEnd"/>
      <w:r>
        <w:t xml:space="preserve"> воспроизводят результаты OLS практически без отличий: регуляризация не меняет картину, поскольку </w:t>
      </w:r>
      <w:proofErr w:type="spellStart"/>
      <w:r>
        <w:t>мультиколлинеарность</w:t>
      </w:r>
      <w:proofErr w:type="spellEnd"/>
      <w:r>
        <w:t xml:space="preserve"> признаков в использованном наборе не критична (VIF на индивидуальном уровне находится в диапазоне 1–5, см. раздел 6.2.5).</w:t>
      </w:r>
    </w:p>
    <w:p w:rsidR="00D608F4" w:rsidRDefault="00000000" w:rsidP="009C7588">
      <w:pPr>
        <w:spacing w:line="360" w:lineRule="auto"/>
        <w:ind w:firstLine="360"/>
        <w:jc w:val="both"/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после полного подбора </w:t>
      </w:r>
      <w:proofErr w:type="spellStart"/>
      <w:r>
        <w:t>гиперпараметров</w:t>
      </w:r>
      <w:proofErr w:type="spellEnd"/>
      <w:r>
        <w:t xml:space="preserve"> даёт </w:t>
      </w:r>
      <w:proofErr w:type="spellStart"/>
      <w:r>
        <w:t>train</w:t>
      </w:r>
      <w:proofErr w:type="spellEnd"/>
      <w:r>
        <w:t xml:space="preserve"> R² = 0,389 при </w:t>
      </w:r>
      <w:proofErr w:type="spellStart"/>
      <w:r>
        <w:t>test</w:t>
      </w:r>
      <w:proofErr w:type="spellEnd"/>
      <w:r>
        <w:t xml:space="preserve"> R² = 0,186. Разрыв 0,203 свидетельствует о том, что модель подстраивается под тонкие нелинейности обучающей выборки, которые плохо переносятся на отложенную тестовую. </w:t>
      </w:r>
      <w:proofErr w:type="spellStart"/>
      <w:r>
        <w:t>XGBoost</w:t>
      </w:r>
      <w:proofErr w:type="spellEnd"/>
      <w:r>
        <w:t xml:space="preserve"> с подбором </w:t>
      </w:r>
      <w:proofErr w:type="spellStart"/>
      <w:r>
        <w:t>гиперпараметров</w:t>
      </w:r>
      <w:proofErr w:type="spellEnd"/>
      <w:r>
        <w:t xml:space="preserve"> даёт более сбалансированный результат: </w:t>
      </w:r>
      <w:proofErr w:type="spellStart"/>
      <w:r>
        <w:t>train</w:t>
      </w:r>
      <w:proofErr w:type="spellEnd"/>
      <w:r>
        <w:t xml:space="preserve"> R² = 0,326, </w:t>
      </w:r>
      <w:proofErr w:type="spellStart"/>
      <w:r>
        <w:t>test</w:t>
      </w:r>
      <w:proofErr w:type="spellEnd"/>
      <w:r>
        <w:t xml:space="preserve"> R² = 0,191, разрыв 0,135. Более скромное переобучение </w:t>
      </w:r>
      <w:proofErr w:type="spellStart"/>
      <w:r>
        <w:t>XGBoost</w:t>
      </w:r>
      <w:proofErr w:type="spellEnd"/>
      <w:r>
        <w:t xml:space="preserve"> по сравнению с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объясняется встроенной L2-регуляризацией и управляемой скоростью обучения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); </w:t>
      </w:r>
      <w:proofErr w:type="spellStart"/>
      <w:r>
        <w:t>test</w:t>
      </w:r>
      <w:proofErr w:type="spellEnd"/>
      <w:r>
        <w:t xml:space="preserve"> R² у </w:t>
      </w:r>
      <w:proofErr w:type="spellStart"/>
      <w:r>
        <w:t>XGBoost</w:t>
      </w:r>
      <w:proofErr w:type="spellEnd"/>
      <w:r>
        <w:t xml:space="preserve"> минимально превосходит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существенно </w:t>
      </w:r>
      <w:r w:rsidR="0098190D">
        <w:t>–</w:t>
      </w:r>
      <w:r>
        <w:t xml:space="preserve"> линейные модели.</w:t>
      </w:r>
    </w:p>
    <w:p w:rsidR="00D608F4" w:rsidRDefault="00000000" w:rsidP="009C7588">
      <w:pPr>
        <w:spacing w:line="360" w:lineRule="auto"/>
        <w:ind w:firstLine="360"/>
        <w:jc w:val="both"/>
      </w:pPr>
      <w:r>
        <w:t xml:space="preserve">Общий методологический вывод первого этапа: нелинейные модели дают прирост </w:t>
      </w:r>
      <w:proofErr w:type="spellStart"/>
      <w:r>
        <w:t>test</w:t>
      </w:r>
      <w:proofErr w:type="spellEnd"/>
      <w:r>
        <w:t xml:space="preserve"> R² на 0,04</w:t>
      </w:r>
      <w:r w:rsidR="0098190D" w:rsidRPr="0098190D">
        <w:t>-</w:t>
      </w:r>
      <w:r>
        <w:t xml:space="preserve">0,05 относительно OLS (0,19 против 0,14). Ценой этого прироста является более выраженное переобучение и частичная потеря интерпретируемости. В абсолютных числах уровень предсказательной способности умеренный: доверие </w:t>
      </w:r>
      <w:r w:rsidR="0098190D" w:rsidRPr="0098190D">
        <w:t>–</w:t>
      </w:r>
      <w:r>
        <w:t xml:space="preserve"> многокомпонентный конструкт, и пятнадцать доступных признаков объясняют лишь около 19% его дисперсии. Это характерно для моделей объяснения установок в социологических данных: оставшаяся дисперсия связана с психологическими, биографическими и контекстуальными факторами, не покрытыми стандартной батареей ESS.</w:t>
      </w:r>
    </w:p>
    <w:p w:rsidR="00D608F4" w:rsidRDefault="00000000" w:rsidP="00751C93">
      <w:pPr>
        <w:pStyle w:val="3"/>
      </w:pPr>
      <w:bookmarkStart w:id="122" w:name="_Toc228709383"/>
      <w:r>
        <w:lastRenderedPageBreak/>
        <w:t xml:space="preserve">6.1.3. </w:t>
      </w:r>
      <w:proofErr w:type="spellStart"/>
      <w:r>
        <w:t>Permutation</w:t>
      </w:r>
      <w:proofErr w:type="spellEnd"/>
      <w:r>
        <w:t xml:space="preserve"> </w:t>
      </w:r>
      <w:proofErr w:type="spellStart"/>
      <w:r>
        <w:t>importance</w:t>
      </w:r>
      <w:bookmarkEnd w:id="122"/>
      <w:proofErr w:type="spellEnd"/>
    </w:p>
    <w:p w:rsidR="00D608F4" w:rsidRDefault="00000000" w:rsidP="00AA2DAA">
      <w:pPr>
        <w:spacing w:line="360" w:lineRule="auto"/>
        <w:ind w:firstLine="360"/>
        <w:jc w:val="both"/>
      </w:pPr>
      <w:r>
        <w:t xml:space="preserve">Для оценки важности отдельных признаков в обученных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</w:t>
      </w:r>
      <w:proofErr w:type="spellStart"/>
      <w:r>
        <w:t>XGBoost</w:t>
      </w:r>
      <w:proofErr w:type="spellEnd"/>
      <w:r>
        <w:t xml:space="preserve"> использована методика </w:t>
      </w:r>
      <w:proofErr w:type="spellStart"/>
      <w:r>
        <w:t>permutation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: для каждого признака значения на отложенной тестовой выборке случайным образом перемешиваются, после чего пересчитывается </w:t>
      </w:r>
      <w:proofErr w:type="spellStart"/>
      <w:r>
        <w:t>test</w:t>
      </w:r>
      <w:proofErr w:type="spellEnd"/>
      <w:r>
        <w:t xml:space="preserve"> R². Величина падения R² (в процентных пунктах) относительно исходного значения характеризует вклад признака. Процедура повторяется 10 раз для оценки стандартного отклонения. Результаты для обеих моделей представлены в таблице 6.2.</w:t>
      </w:r>
    </w:p>
    <w:p w:rsidR="00D608F4" w:rsidRPr="002779C4" w:rsidRDefault="00000000" w:rsidP="0098190D">
      <w:pPr>
        <w:spacing w:before="80" w:after="160" w:line="360" w:lineRule="auto"/>
        <w:jc w:val="right"/>
        <w:rPr>
          <w:lang w:val="en-US"/>
        </w:rPr>
      </w:pPr>
      <w:r>
        <w:rPr>
          <w:i/>
          <w:iCs/>
        </w:rPr>
        <w:t>Таблица</w:t>
      </w:r>
      <w:r w:rsidRPr="002779C4">
        <w:rPr>
          <w:i/>
          <w:iCs/>
          <w:lang w:val="en-US"/>
        </w:rPr>
        <w:t xml:space="preserve"> 6.2 — Permutation importance (</w:t>
      </w:r>
      <w:r>
        <w:rPr>
          <w:i/>
          <w:iCs/>
        </w:rPr>
        <w:t>падение</w:t>
      </w:r>
      <w:r w:rsidRPr="002779C4">
        <w:rPr>
          <w:i/>
          <w:iCs/>
          <w:lang w:val="en-US"/>
        </w:rPr>
        <w:t xml:space="preserve"> test R²): </w:t>
      </w:r>
      <w:r>
        <w:rPr>
          <w:i/>
          <w:iCs/>
        </w:rPr>
        <w:t>топ</w:t>
      </w:r>
      <w:r w:rsidRPr="002779C4">
        <w:rPr>
          <w:i/>
          <w:iCs/>
          <w:lang w:val="en-US"/>
        </w:rPr>
        <w:t xml:space="preserve">-8 </w:t>
      </w:r>
      <w:r>
        <w:rPr>
          <w:i/>
          <w:iCs/>
        </w:rPr>
        <w:t>признаков</w:t>
      </w:r>
    </w:p>
    <w:tbl>
      <w:tblPr>
        <w:tblStyle w:val="ac"/>
        <w:tblW w:w="7000" w:type="dxa"/>
        <w:jc w:val="center"/>
        <w:tblLook w:val="04A0" w:firstRow="1" w:lastRow="0" w:firstColumn="1" w:lastColumn="0" w:noHBand="0" w:noVBand="1"/>
      </w:tblPr>
      <w:tblGrid>
        <w:gridCol w:w="2200"/>
        <w:gridCol w:w="1500"/>
        <w:gridCol w:w="900"/>
        <w:gridCol w:w="1500"/>
        <w:gridCol w:w="900"/>
      </w:tblGrid>
      <w:tr w:rsidR="00D608F4" w:rsidTr="0098190D">
        <w:trPr>
          <w:jc w:val="center"/>
        </w:trPr>
        <w:tc>
          <w:tcPr>
            <w:tcW w:w="22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Признак</w:t>
            </w:r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 xml:space="preserve">ΔR², </w:t>
            </w:r>
            <w:proofErr w:type="spellStart"/>
            <w:r>
              <w:rPr>
                <w:b/>
                <w:bCs/>
              </w:rPr>
              <w:t>Random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Forest</w:t>
            </w:r>
            <w:proofErr w:type="spellEnd"/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SD (RF)</w:t>
            </w:r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 xml:space="preserve">ΔR², </w:t>
            </w:r>
            <w:proofErr w:type="spellStart"/>
            <w:r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SD (XGB)</w:t>
            </w:r>
          </w:p>
        </w:tc>
      </w:tr>
      <w:tr w:rsidR="00D608F4" w:rsidTr="0098190D">
        <w:trPr>
          <w:jc w:val="center"/>
        </w:trPr>
        <w:tc>
          <w:tcPr>
            <w:tcW w:w="2200" w:type="dxa"/>
          </w:tcPr>
          <w:p w:rsidR="00D608F4" w:rsidRDefault="00000000">
            <w:pPr>
              <w:spacing w:line="300" w:lineRule="auto"/>
            </w:pPr>
            <w:r>
              <w:t>CPI (страна)</w:t>
            </w:r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0,132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0,004</w:t>
            </w:r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0,158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0,005</w:t>
            </w:r>
          </w:p>
        </w:tc>
      </w:tr>
      <w:tr w:rsidR="00D608F4" w:rsidTr="0098190D">
        <w:trPr>
          <w:jc w:val="center"/>
        </w:trPr>
        <w:tc>
          <w:tcPr>
            <w:tcW w:w="2200" w:type="dxa"/>
          </w:tcPr>
          <w:p w:rsidR="00D608F4" w:rsidRDefault="00000000">
            <w:pPr>
              <w:spacing w:line="300" w:lineRule="auto"/>
            </w:pPr>
            <w:r>
              <w:t xml:space="preserve">GDP </w:t>
            </w:r>
            <w:proofErr w:type="spellStart"/>
            <w:r>
              <w:t>per</w:t>
            </w:r>
            <w:proofErr w:type="spellEnd"/>
            <w:r>
              <w:t xml:space="preserve"> </w:t>
            </w:r>
            <w:proofErr w:type="spellStart"/>
            <w:r>
              <w:t>capita</w:t>
            </w:r>
            <w:proofErr w:type="spellEnd"/>
            <w:r>
              <w:t xml:space="preserve"> (страна)</w:t>
            </w:r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0,041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0,002</w:t>
            </w:r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0,052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0,003</w:t>
            </w:r>
          </w:p>
        </w:tc>
      </w:tr>
      <w:tr w:rsidR="00D608F4" w:rsidTr="0098190D">
        <w:trPr>
          <w:jc w:val="center"/>
        </w:trPr>
        <w:tc>
          <w:tcPr>
            <w:tcW w:w="2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eduyrs</w:t>
            </w:r>
            <w:proofErr w:type="spellEnd"/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0,028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0,002</w:t>
            </w:r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0,031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0,002</w:t>
            </w:r>
          </w:p>
        </w:tc>
      </w:tr>
      <w:tr w:rsidR="00D608F4" w:rsidTr="0098190D">
        <w:trPr>
          <w:jc w:val="center"/>
        </w:trPr>
        <w:tc>
          <w:tcPr>
            <w:tcW w:w="2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Gini</w:t>
            </w:r>
            <w:proofErr w:type="spellEnd"/>
            <w:r>
              <w:t xml:space="preserve"> (страна)</w:t>
            </w:r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0,019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0,001</w:t>
            </w:r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0,022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0,002</w:t>
            </w:r>
          </w:p>
        </w:tc>
      </w:tr>
      <w:tr w:rsidR="00D608F4" w:rsidTr="0098190D">
        <w:trPr>
          <w:jc w:val="center"/>
        </w:trPr>
        <w:tc>
          <w:tcPr>
            <w:tcW w:w="2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hinctnta</w:t>
            </w:r>
            <w:proofErr w:type="spellEnd"/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0,016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0,001</w:t>
            </w:r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0,018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0,001</w:t>
            </w:r>
          </w:p>
        </w:tc>
      </w:tr>
      <w:tr w:rsidR="00D608F4" w:rsidTr="0098190D">
        <w:trPr>
          <w:jc w:val="center"/>
        </w:trPr>
        <w:tc>
          <w:tcPr>
            <w:tcW w:w="2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agea</w:t>
            </w:r>
            <w:proofErr w:type="spellEnd"/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0,011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0,001</w:t>
            </w:r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0,013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0,001</w:t>
            </w:r>
          </w:p>
        </w:tc>
      </w:tr>
      <w:tr w:rsidR="00D608F4" w:rsidTr="0098190D">
        <w:trPr>
          <w:jc w:val="center"/>
        </w:trPr>
        <w:tc>
          <w:tcPr>
            <w:tcW w:w="2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netusoft</w:t>
            </w:r>
            <w:proofErr w:type="spellEnd"/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0,008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0,001</w:t>
            </w:r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0,010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0,001</w:t>
            </w:r>
          </w:p>
        </w:tc>
      </w:tr>
      <w:tr w:rsidR="00D608F4" w:rsidTr="0098190D">
        <w:trPr>
          <w:jc w:val="center"/>
        </w:trPr>
        <w:tc>
          <w:tcPr>
            <w:tcW w:w="2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log_nwspol</w:t>
            </w:r>
            <w:proofErr w:type="spellEnd"/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0,004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0,001</w:t>
            </w:r>
          </w:p>
        </w:tc>
        <w:tc>
          <w:tcPr>
            <w:tcW w:w="1500" w:type="dxa"/>
          </w:tcPr>
          <w:p w:rsidR="00D608F4" w:rsidRDefault="00000000">
            <w:pPr>
              <w:spacing w:line="300" w:lineRule="auto"/>
              <w:jc w:val="center"/>
            </w:pPr>
            <w:r>
              <w:t>0,007</w:t>
            </w:r>
          </w:p>
        </w:tc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t>0,001</w:t>
            </w:r>
          </w:p>
        </w:tc>
      </w:tr>
    </w:tbl>
    <w:p w:rsidR="00D608F4" w:rsidRDefault="00000000" w:rsidP="00AA2DAA">
      <w:pPr>
        <w:spacing w:before="240" w:line="360" w:lineRule="auto"/>
        <w:ind w:firstLine="360"/>
        <w:jc w:val="both"/>
      </w:pPr>
      <w:r>
        <w:t xml:space="preserve">В обеих моделях CPI занимает первое место со значительным отрывом: перестановка значений CPI снижает </w:t>
      </w:r>
      <w:proofErr w:type="spellStart"/>
      <w:r>
        <w:t>test</w:t>
      </w:r>
      <w:proofErr w:type="spellEnd"/>
      <w:r>
        <w:t xml:space="preserve"> R² на 13,2</w:t>
      </w:r>
      <w:r w:rsidR="0098190D" w:rsidRPr="0098190D">
        <w:t>-</w:t>
      </w:r>
      <w:r>
        <w:t xml:space="preserve">15,8 процентных пункта, что составляет около двух третей от общего R² моделей. Последующие позиции занимают GDP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capita</w:t>
      </w:r>
      <w:proofErr w:type="spellEnd"/>
      <w:r>
        <w:t xml:space="preserve">, годы образования, индекс Джини, доход домохозяйства и возраст. У </w:t>
      </w:r>
      <w:proofErr w:type="spellStart"/>
      <w:r>
        <w:t>XGBoost</w:t>
      </w:r>
      <w:proofErr w:type="spellEnd"/>
      <w:r>
        <w:t xml:space="preserve"> ценностные признаки (</w:t>
      </w:r>
      <w:proofErr w:type="spellStart"/>
      <w:r>
        <w:t>self_trans</w:t>
      </w:r>
      <w:proofErr w:type="spellEnd"/>
      <w:r>
        <w:t xml:space="preserve">, </w:t>
      </w:r>
      <w:proofErr w:type="spellStart"/>
      <w:r>
        <w:t>conservation</w:t>
      </w:r>
      <w:proofErr w:type="spellEnd"/>
      <w:r>
        <w:t xml:space="preserve">, </w:t>
      </w:r>
      <w:proofErr w:type="spellStart"/>
      <w:r>
        <w:t>self_enh</w:t>
      </w:r>
      <w:proofErr w:type="spellEnd"/>
      <w:r>
        <w:t xml:space="preserve">) располагаются в средней части рейтинга, у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r w:rsidR="00AA2DAA">
        <w:t>–</w:t>
      </w:r>
      <w:r>
        <w:t xml:space="preserve"> ниже. Рядом с каждой оценкой указано стандартное отклонение по десяти повторам перемешивания как индикатор устойчивости: у ведущих признаков оно мало относительно среднего, у нижней трети рейтинга </w:t>
      </w:r>
      <w:r w:rsidR="00AA2DAA">
        <w:t>–</w:t>
      </w:r>
      <w:r>
        <w:t xml:space="preserve"> сопоставимо со средним, что указывает на меньшую надёжность ранжирования в хвосте распределения.</w:t>
      </w:r>
    </w:p>
    <w:p w:rsidR="00D608F4" w:rsidRDefault="00000000" w:rsidP="00751C93">
      <w:pPr>
        <w:pStyle w:val="3"/>
      </w:pPr>
      <w:bookmarkStart w:id="123" w:name="_Toc228709384"/>
      <w:r>
        <w:t xml:space="preserve">6.1.4. SHAP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plot</w:t>
      </w:r>
      <w:bookmarkEnd w:id="123"/>
      <w:proofErr w:type="spellEnd"/>
    </w:p>
    <w:p w:rsidR="00D608F4" w:rsidRDefault="00000000" w:rsidP="00AA2DAA">
      <w:pPr>
        <w:spacing w:line="360" w:lineRule="auto"/>
        <w:ind w:firstLine="360"/>
        <w:jc w:val="both"/>
      </w:pPr>
      <w:r>
        <w:t xml:space="preserve">SHAP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в формате </w:t>
      </w:r>
      <w:proofErr w:type="spellStart"/>
      <w:r>
        <w:t>beeswarm</w:t>
      </w:r>
      <w:proofErr w:type="spellEnd"/>
      <w:r>
        <w:t xml:space="preserve"> представляет распределение вкладов признаков в индивидуальные предсказания: каждая точка соответствует одному респонденту, её горизонтальная позиция </w:t>
      </w:r>
      <w:r w:rsidR="00AA2DAA">
        <w:t>–</w:t>
      </w:r>
      <w:r>
        <w:t xml:space="preserve"> вкладу признака в предсказание данного респондента </w:t>
      </w:r>
      <w:r>
        <w:lastRenderedPageBreak/>
        <w:t xml:space="preserve">относительно среднего, цвет </w:t>
      </w:r>
      <w:r w:rsidR="00AA2DAA">
        <w:t>–</w:t>
      </w:r>
      <w:r>
        <w:t xml:space="preserve"> значению признака у респондента (красный </w:t>
      </w:r>
      <w:r w:rsidR="00AA2DAA">
        <w:t>–</w:t>
      </w:r>
      <w:r>
        <w:t xml:space="preserve"> высокое, синий </w:t>
      </w:r>
      <w:r w:rsidR="00AA2DAA">
        <w:t>–</w:t>
      </w:r>
      <w:r>
        <w:t xml:space="preserve"> низкое). Признаки ранжированы по убыванию средней абсолютной величины вклада.</w:t>
      </w:r>
    </w:p>
    <w:p w:rsidR="00AA2DAA" w:rsidRDefault="0005430F" w:rsidP="0005430F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4948204" cy="4794812"/>
            <wp:effectExtent l="0" t="0" r="5080" b="6350"/>
            <wp:docPr id="5577960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96010" name="Рисунок 5577960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773" cy="480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30F" w:rsidRDefault="0005430F" w:rsidP="0005430F">
      <w:pPr>
        <w:spacing w:line="360" w:lineRule="auto"/>
        <w:jc w:val="center"/>
      </w:pPr>
      <w:r>
        <w:t>Рисунок 6.1. С</w:t>
      </w:r>
      <w:r w:rsidRPr="0005430F">
        <w:t>водная диаграмма распределения вкладов признаков в предсказания</w:t>
      </w:r>
    </w:p>
    <w:p w:rsidR="0005430F" w:rsidRDefault="00000000" w:rsidP="0005430F">
      <w:pPr>
        <w:spacing w:line="360" w:lineRule="auto"/>
        <w:ind w:firstLine="360"/>
        <w:jc w:val="both"/>
      </w:pPr>
      <w:r>
        <w:t xml:space="preserve">Для CPI и </w:t>
      </w:r>
      <w:proofErr w:type="spellStart"/>
      <w:r>
        <w:t>eduyrs</w:t>
      </w:r>
      <w:proofErr w:type="spellEnd"/>
      <w:r>
        <w:t xml:space="preserve"> картина однозначная: чем выше значение признака, тем выше предсказанный уровень доверия у респондента. Красные точки (высокие значения) сосредоточены в правой части оси (положительный вклад), синие </w:t>
      </w:r>
      <w:r w:rsidR="0005430F">
        <w:t>–</w:t>
      </w:r>
      <w:r>
        <w:t xml:space="preserve"> в левой. Для возраста и </w:t>
      </w:r>
      <w:proofErr w:type="spellStart"/>
      <w:r>
        <w:t>conservation</w:t>
      </w:r>
      <w:proofErr w:type="spellEnd"/>
      <w:r>
        <w:t xml:space="preserve"> цвета смешаны по обе стороны от нуля </w:t>
      </w:r>
      <w:r w:rsidR="0005430F">
        <w:t>–</w:t>
      </w:r>
      <w:r>
        <w:t xml:space="preserve"> это признак нелинейного эффекта: вклад признака в предсказание зависит от совокупности значений других переменных, и усреднённая линейная связь не исчерпывает его роли. Такая картина согласуется с литературой о нелинейных эффектах возраста на доверие (U-образная или </w:t>
      </w:r>
      <w:proofErr w:type="spellStart"/>
      <w:r>
        <w:t>возрастающе</w:t>
      </w:r>
      <w:proofErr w:type="spellEnd"/>
      <w:r>
        <w:t>-убывающая зависимость).</w:t>
      </w:r>
    </w:p>
    <w:p w:rsidR="0005430F" w:rsidRDefault="00000000" w:rsidP="0005430F">
      <w:pPr>
        <w:spacing w:line="360" w:lineRule="auto"/>
        <w:ind w:firstLine="360"/>
        <w:jc w:val="both"/>
        <w:sectPr w:rsidR="0005430F" w:rsidSect="009C672C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 xml:space="preserve">SHAP-диаграмма подтверждает рейтинг </w:t>
      </w:r>
      <w:proofErr w:type="spellStart"/>
      <w:r>
        <w:t>permutation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: верхняя тройка признаков по средней абсолютной величине вклада </w:t>
      </w:r>
      <w:r w:rsidR="00856462">
        <w:t>–</w:t>
      </w:r>
      <w:r>
        <w:t xml:space="preserve"> CPI, GDP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capita</w:t>
      </w:r>
      <w:proofErr w:type="spellEnd"/>
      <w:r>
        <w:t xml:space="preserve">, </w:t>
      </w:r>
      <w:proofErr w:type="spellStart"/>
      <w:r>
        <w:t>eduyrs</w:t>
      </w:r>
      <w:proofErr w:type="spellEnd"/>
      <w:r>
        <w:t xml:space="preserve">. Направление вклада ценностей </w:t>
      </w:r>
      <w:proofErr w:type="spellStart"/>
      <w:r>
        <w:t>self-transcendence</w:t>
      </w:r>
      <w:proofErr w:type="spellEnd"/>
      <w:r>
        <w:t xml:space="preserve"> положительное, </w:t>
      </w:r>
      <w:proofErr w:type="spellStart"/>
      <w:r>
        <w:t>conservation</w:t>
      </w:r>
      <w:proofErr w:type="spellEnd"/>
      <w:r>
        <w:t xml:space="preserve"> </w:t>
      </w:r>
      <w:r w:rsidR="00856462">
        <w:t>–</w:t>
      </w:r>
      <w:r>
        <w:t xml:space="preserve"> отрицательное, что согласуется с коэффициентами многоуровневой модели M1 (раздел 6.2.2).</w:t>
      </w:r>
    </w:p>
    <w:p w:rsidR="00D608F4" w:rsidRDefault="00000000" w:rsidP="00751C93">
      <w:pPr>
        <w:pStyle w:val="3"/>
      </w:pPr>
      <w:bookmarkStart w:id="124" w:name="_Toc228709385"/>
      <w:r>
        <w:lastRenderedPageBreak/>
        <w:t>6.1.5. Бинарная постановка задачи</w:t>
      </w:r>
      <w:bookmarkEnd w:id="124"/>
    </w:p>
    <w:p w:rsidR="003D3A44" w:rsidRDefault="00000000" w:rsidP="0005430F">
      <w:pPr>
        <w:spacing w:line="360" w:lineRule="auto"/>
        <w:ind w:firstLine="360"/>
        <w:jc w:val="both"/>
      </w:pPr>
      <w:r>
        <w:t xml:space="preserve">Помимо регрессионной постановки проведена классификация по порогу </w:t>
      </w:r>
      <w:proofErr w:type="spellStart"/>
      <w:r>
        <w:t>ppltrst</w:t>
      </w:r>
      <w:proofErr w:type="spellEnd"/>
      <w:r>
        <w:t xml:space="preserve"> ≥ 5 (класс 1 </w:t>
      </w:r>
      <w:r w:rsidR="0005430F">
        <w:t>–</w:t>
      </w:r>
      <w:r>
        <w:t xml:space="preserve"> «доверяющие», класс 0 </w:t>
      </w:r>
      <w:r w:rsidR="0005430F">
        <w:t>–</w:t>
      </w:r>
      <w:r>
        <w:t xml:space="preserve"> «</w:t>
      </w:r>
      <w:proofErr w:type="spellStart"/>
      <w:r>
        <w:t>недоверяющие</w:t>
      </w:r>
      <w:proofErr w:type="spellEnd"/>
      <w:r>
        <w:t xml:space="preserve">»). Бинарная постановка уместна, когда интерес сосредоточен на различении двух групп в целом, а не на точном предсказании значения на шкале. </w:t>
      </w:r>
    </w:p>
    <w:p w:rsidR="003D3A44" w:rsidRDefault="003D3A44" w:rsidP="00FD6D2C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7937770" cy="1952572"/>
            <wp:effectExtent l="0" t="0" r="0" b="3810"/>
            <wp:docPr id="21438778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77865" name="Рисунок 21438778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8578" cy="195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A44" w:rsidRDefault="003D3A44" w:rsidP="003D3A44">
      <w:pPr>
        <w:spacing w:line="360" w:lineRule="auto"/>
        <w:jc w:val="center"/>
      </w:pPr>
      <w:r>
        <w:t>Рисунок 6.2. М</w:t>
      </w:r>
      <w:r w:rsidRPr="003D3A44">
        <w:t>атрица ошибок классификации</w:t>
      </w:r>
    </w:p>
    <w:p w:rsidR="00D608F4" w:rsidRDefault="00000000" w:rsidP="003D3A44">
      <w:pPr>
        <w:spacing w:line="360" w:lineRule="auto"/>
        <w:ind w:firstLine="360"/>
        <w:jc w:val="both"/>
      </w:pPr>
      <w:r>
        <w:t xml:space="preserve">Распределение классов 65/35 </w:t>
      </w:r>
      <w:proofErr w:type="spellStart"/>
      <w:r>
        <w:t>несбалансировано</w:t>
      </w:r>
      <w:proofErr w:type="spellEnd"/>
      <w:r>
        <w:t>, что требует внимательного подбора метрик. Результаты представлены в таблице 6.</w:t>
      </w:r>
      <w:r w:rsidR="00B0677E">
        <w:t>4</w:t>
      </w:r>
      <w:r>
        <w:t>.</w:t>
      </w:r>
    </w:p>
    <w:p w:rsidR="00D608F4" w:rsidRDefault="00000000" w:rsidP="0098190D">
      <w:pPr>
        <w:spacing w:before="80" w:after="160" w:line="360" w:lineRule="auto"/>
        <w:jc w:val="right"/>
      </w:pPr>
      <w:r>
        <w:rPr>
          <w:i/>
          <w:iCs/>
        </w:rPr>
        <w:t xml:space="preserve">Таблица 6.3 — Метрики классификации </w:t>
      </w:r>
      <w:proofErr w:type="spellStart"/>
      <w:r>
        <w:rPr>
          <w:i/>
          <w:iCs/>
        </w:rPr>
        <w:t>ppltrst</w:t>
      </w:r>
      <w:proofErr w:type="spellEnd"/>
      <w:r>
        <w:rPr>
          <w:i/>
          <w:iCs/>
        </w:rPr>
        <w:t xml:space="preserve"> ≥ 5 (отложенная тестовая выборка)</w:t>
      </w:r>
    </w:p>
    <w:tbl>
      <w:tblPr>
        <w:tblStyle w:val="ac"/>
        <w:tblW w:w="8000" w:type="dxa"/>
        <w:jc w:val="center"/>
        <w:tblLook w:val="04A0" w:firstRow="1" w:lastRow="0" w:firstColumn="1" w:lastColumn="0" w:noHBand="0" w:noVBand="1"/>
      </w:tblPr>
      <w:tblGrid>
        <w:gridCol w:w="2400"/>
        <w:gridCol w:w="1400"/>
        <w:gridCol w:w="1400"/>
        <w:gridCol w:w="1400"/>
        <w:gridCol w:w="1400"/>
      </w:tblGrid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F1_macro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ROC-AUC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rPr>
                <w:b/>
                <w:bCs/>
              </w:rPr>
              <w:t>Brier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score</w:t>
            </w:r>
            <w:proofErr w:type="spellEnd"/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DummyClassifier</w:t>
            </w:r>
            <w:proofErr w:type="spellEnd"/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0,652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0,395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0,500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0,227</w:t>
            </w:r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0,692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0,611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0,694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0,205</w:t>
            </w:r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Forest</w:t>
            </w:r>
            <w:proofErr w:type="spellEnd"/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0,703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0,618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0,712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0,198</w:t>
            </w:r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XGBoost</w:t>
            </w:r>
            <w:proofErr w:type="spellEnd"/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0,704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0,622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0,722</w:t>
            </w:r>
          </w:p>
        </w:tc>
        <w:tc>
          <w:tcPr>
            <w:tcW w:w="1400" w:type="dxa"/>
          </w:tcPr>
          <w:p w:rsidR="00D608F4" w:rsidRDefault="00000000">
            <w:pPr>
              <w:spacing w:line="300" w:lineRule="auto"/>
              <w:jc w:val="center"/>
            </w:pPr>
            <w:r>
              <w:t>0,196</w:t>
            </w:r>
          </w:p>
        </w:tc>
      </w:tr>
    </w:tbl>
    <w:p w:rsidR="003D3A44" w:rsidRDefault="00000000" w:rsidP="0005430F">
      <w:pPr>
        <w:spacing w:before="240" w:line="360" w:lineRule="auto"/>
        <w:ind w:firstLine="360"/>
        <w:jc w:val="both"/>
        <w:sectPr w:rsidR="003D3A44" w:rsidSect="003D3A44">
          <w:pgSz w:w="16838" w:h="11906" w:orient="landscape"/>
          <w:pgMar w:top="850" w:right="1134" w:bottom="1701" w:left="1134" w:header="708" w:footer="708" w:gutter="0"/>
          <w:cols w:space="720"/>
          <w:docGrid w:linePitch="360"/>
        </w:sectPr>
      </w:pPr>
      <w:r>
        <w:t xml:space="preserve">F1 по мажоритарному классу у всех моделей близок к 0,79, в том числе у </w:t>
      </w:r>
      <w:proofErr w:type="spellStart"/>
      <w:r>
        <w:t>DummyClassifier</w:t>
      </w:r>
      <w:proofErr w:type="spellEnd"/>
      <w:r>
        <w:t xml:space="preserve">, что подтверждает непригодность этой метрики для оценки качества при данном дисбалансе. Информативные метрики демонстрируют следующую картину: ROC-AUC у </w:t>
      </w:r>
      <w:proofErr w:type="spellStart"/>
      <w:r>
        <w:t>DummyClassifier</w:t>
      </w:r>
      <w:proofErr w:type="spellEnd"/>
      <w:r>
        <w:t xml:space="preserve"> равен 0,500 (случайное гадание), у логистической регрессии </w:t>
      </w:r>
      <w:r w:rsidR="00856462">
        <w:t>–</w:t>
      </w:r>
      <w:r>
        <w:t xml:space="preserve"> 0,694, у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r w:rsidR="00856462">
        <w:t>–</w:t>
      </w:r>
      <w:r>
        <w:t xml:space="preserve"> 0,712, у </w:t>
      </w:r>
      <w:proofErr w:type="spellStart"/>
      <w:r>
        <w:t>XGBoost</w:t>
      </w:r>
      <w:proofErr w:type="spellEnd"/>
      <w:r>
        <w:t xml:space="preserve"> </w:t>
      </w:r>
      <w:r w:rsidR="00856462">
        <w:t>–</w:t>
      </w:r>
      <w:r>
        <w:t xml:space="preserve"> 0,722. F1_macro у </w:t>
      </w:r>
      <w:proofErr w:type="spellStart"/>
      <w:r>
        <w:t>DummyClassifier</w:t>
      </w:r>
      <w:proofErr w:type="spellEnd"/>
      <w:r>
        <w:t xml:space="preserve"> </w:t>
      </w:r>
      <w:r>
        <w:lastRenderedPageBreak/>
        <w:t xml:space="preserve">составляет 0,395 (модель не различает класс 0), у </w:t>
      </w:r>
      <w:proofErr w:type="spellStart"/>
      <w:r>
        <w:t>XGBoost</w:t>
      </w:r>
      <w:proofErr w:type="spellEnd"/>
      <w:r>
        <w:t xml:space="preserve"> </w:t>
      </w:r>
      <w:r w:rsidR="0098190D" w:rsidRPr="0098190D">
        <w:t>–</w:t>
      </w:r>
      <w:r>
        <w:t xml:space="preserve"> 0,622. </w:t>
      </w:r>
      <w:proofErr w:type="spellStart"/>
      <w:r>
        <w:t>Brier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минимален у </w:t>
      </w:r>
      <w:proofErr w:type="spellStart"/>
      <w:r>
        <w:t>XGBoost</w:t>
      </w:r>
      <w:proofErr w:type="spellEnd"/>
      <w:r>
        <w:t xml:space="preserve"> (0,196), у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логистической регрессии </w:t>
      </w:r>
      <w:r w:rsidR="00856462">
        <w:t>–</w:t>
      </w:r>
      <w:r>
        <w:t xml:space="preserve"> несколько выше. Прирост нелинейных моделей над линейной умеренный: классификация по </w:t>
      </w:r>
      <w:proofErr w:type="spellStart"/>
      <w:r>
        <w:t>ppltrst</w:t>
      </w:r>
      <w:proofErr w:type="spellEnd"/>
      <w:r>
        <w:t xml:space="preserve"> на пятнадцати признаках относится к задачам со средним информационным сигналом.</w:t>
      </w:r>
    </w:p>
    <w:p w:rsidR="00D608F4" w:rsidRDefault="00000000" w:rsidP="00751C93">
      <w:pPr>
        <w:pStyle w:val="3"/>
      </w:pPr>
      <w:bookmarkStart w:id="125" w:name="_Toc228709386"/>
      <w:r>
        <w:lastRenderedPageBreak/>
        <w:t>6.1.6. Калибровка вероятностей</w:t>
      </w:r>
      <w:bookmarkEnd w:id="125"/>
    </w:p>
    <w:p w:rsidR="00D608F4" w:rsidRDefault="00000000" w:rsidP="0005430F">
      <w:pPr>
        <w:spacing w:line="360" w:lineRule="auto"/>
        <w:ind w:firstLine="360"/>
        <w:jc w:val="both"/>
      </w:pPr>
      <w:r>
        <w:t xml:space="preserve">Идеально откалиброванная модель должна лежать на диагонали графика калибровки: предсказанная вероятность 0,7 соответствует реальной доле единиц 0,7 в соответствующем </w:t>
      </w:r>
      <w:proofErr w:type="spellStart"/>
      <w:r>
        <w:t>бине</w:t>
      </w:r>
      <w:proofErr w:type="spellEnd"/>
      <w:r>
        <w:t xml:space="preserve">. Логистическая регрессия лежит близко к диагонали по всей области значений </w:t>
      </w:r>
      <w:r w:rsidR="0098190D" w:rsidRPr="0098190D">
        <w:t>–</w:t>
      </w:r>
      <w:r>
        <w:t xml:space="preserve"> её вероятностные предсказания могут интерпретироваться напрямую без дополнительных процедур.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</w:t>
      </w:r>
      <w:proofErr w:type="spellStart"/>
      <w:r>
        <w:t>XGBoost</w:t>
      </w:r>
      <w:proofErr w:type="spellEnd"/>
      <w:r>
        <w:t xml:space="preserve"> в зоне высоких вероятностей отклоняются вниз: при предсказанной вероятности 0,8 реальная доля класса 1 составляет около 0,75, то есть модели слабо недооценивают уверенность.</w:t>
      </w:r>
    </w:p>
    <w:p w:rsidR="00856462" w:rsidRDefault="00856462" w:rsidP="00856462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4972863" cy="4250987"/>
            <wp:effectExtent l="0" t="0" r="5715" b="3810"/>
            <wp:docPr id="1799754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5492" name="Рисунок 1799754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237" cy="4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462" w:rsidRDefault="00856462" w:rsidP="00856462">
      <w:pPr>
        <w:spacing w:line="360" w:lineRule="auto"/>
        <w:jc w:val="center"/>
      </w:pPr>
      <w:r>
        <w:t>Рисунок 6.3. Калибровка вероятностей.</w:t>
      </w:r>
    </w:p>
    <w:p w:rsidR="00856462" w:rsidRDefault="00856462" w:rsidP="00856462">
      <w:pPr>
        <w:spacing w:before="80" w:after="160" w:line="360" w:lineRule="auto"/>
        <w:jc w:val="right"/>
      </w:pPr>
      <w:r>
        <w:rPr>
          <w:i/>
          <w:iCs/>
        </w:rPr>
        <w:t>Таблица 6.4 — Показатели калибровки моделей</w:t>
      </w:r>
    </w:p>
    <w:tbl>
      <w:tblPr>
        <w:tblStyle w:val="ac"/>
        <w:tblW w:w="5240" w:type="dxa"/>
        <w:jc w:val="center"/>
        <w:tblLook w:val="04A0" w:firstRow="1" w:lastRow="0" w:firstColumn="1" w:lastColumn="0" w:noHBand="0" w:noVBand="1"/>
      </w:tblPr>
      <w:tblGrid>
        <w:gridCol w:w="3041"/>
        <w:gridCol w:w="2199"/>
      </w:tblGrid>
      <w:tr w:rsidR="00856462" w:rsidTr="0098190D">
        <w:trPr>
          <w:jc w:val="center"/>
        </w:trPr>
        <w:tc>
          <w:tcPr>
            <w:tcW w:w="3041" w:type="dxa"/>
          </w:tcPr>
          <w:p w:rsidR="00856462" w:rsidRDefault="00856462" w:rsidP="006B0601">
            <w:pPr>
              <w:spacing w:line="300" w:lineRule="auto"/>
              <w:jc w:val="center"/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2199" w:type="dxa"/>
          </w:tcPr>
          <w:p w:rsidR="00856462" w:rsidRDefault="00856462" w:rsidP="006B0601">
            <w:pPr>
              <w:spacing w:line="300" w:lineRule="auto"/>
              <w:jc w:val="center"/>
            </w:pPr>
            <w:proofErr w:type="spellStart"/>
            <w:r w:rsidRPr="00856462">
              <w:rPr>
                <w:b/>
                <w:bCs/>
              </w:rPr>
              <w:t>Brier</w:t>
            </w:r>
            <w:proofErr w:type="spellEnd"/>
            <w:r w:rsidRPr="00856462">
              <w:rPr>
                <w:b/>
                <w:bCs/>
              </w:rPr>
              <w:t xml:space="preserve"> </w:t>
            </w:r>
            <w:proofErr w:type="spellStart"/>
            <w:r w:rsidRPr="00856462">
              <w:rPr>
                <w:b/>
                <w:bCs/>
              </w:rPr>
              <w:t>score</w:t>
            </w:r>
            <w:proofErr w:type="spellEnd"/>
          </w:p>
        </w:tc>
      </w:tr>
      <w:tr w:rsidR="00856462" w:rsidTr="0098190D">
        <w:trPr>
          <w:jc w:val="center"/>
        </w:trPr>
        <w:tc>
          <w:tcPr>
            <w:tcW w:w="3041" w:type="dxa"/>
          </w:tcPr>
          <w:p w:rsidR="00856462" w:rsidRDefault="00856462" w:rsidP="006B0601">
            <w:pPr>
              <w:spacing w:line="300" w:lineRule="auto"/>
            </w:pPr>
            <w:proofErr w:type="spellStart"/>
            <w:r w:rsidRPr="00856462">
              <w:t>Logistic</w:t>
            </w:r>
            <w:proofErr w:type="spellEnd"/>
            <w:r w:rsidRPr="00856462">
              <w:t xml:space="preserve"> </w:t>
            </w:r>
            <w:proofErr w:type="spellStart"/>
            <w:r w:rsidRPr="00856462">
              <w:t>Regression</w:t>
            </w:r>
            <w:proofErr w:type="spellEnd"/>
          </w:p>
        </w:tc>
        <w:tc>
          <w:tcPr>
            <w:tcW w:w="2199" w:type="dxa"/>
          </w:tcPr>
          <w:p w:rsidR="00856462" w:rsidRDefault="00856462" w:rsidP="006B0601">
            <w:pPr>
              <w:spacing w:line="300" w:lineRule="auto"/>
              <w:jc w:val="center"/>
            </w:pPr>
            <w:r w:rsidRPr="00856462">
              <w:t>0.2049</w:t>
            </w:r>
          </w:p>
        </w:tc>
      </w:tr>
      <w:tr w:rsidR="00856462" w:rsidTr="0098190D">
        <w:trPr>
          <w:jc w:val="center"/>
        </w:trPr>
        <w:tc>
          <w:tcPr>
            <w:tcW w:w="3041" w:type="dxa"/>
          </w:tcPr>
          <w:p w:rsidR="00856462" w:rsidRPr="00856462" w:rsidRDefault="00856462" w:rsidP="006B0601">
            <w:pPr>
              <w:spacing w:line="300" w:lineRule="auto"/>
            </w:pPr>
            <w:proofErr w:type="spellStart"/>
            <w:r w:rsidRPr="00856462">
              <w:t>Random</w:t>
            </w:r>
            <w:proofErr w:type="spellEnd"/>
            <w:r w:rsidRPr="00856462">
              <w:t xml:space="preserve"> </w:t>
            </w:r>
            <w:proofErr w:type="spellStart"/>
            <w:r w:rsidRPr="00856462">
              <w:t>Forest</w:t>
            </w:r>
            <w:proofErr w:type="spellEnd"/>
            <w:r w:rsidRPr="00856462">
              <w:t xml:space="preserve"> (</w:t>
            </w:r>
            <w:proofErr w:type="spellStart"/>
            <w:r w:rsidRPr="00856462">
              <w:t>tuned</w:t>
            </w:r>
            <w:proofErr w:type="spellEnd"/>
            <w:r w:rsidRPr="00856462">
              <w:t>)</w:t>
            </w:r>
          </w:p>
        </w:tc>
        <w:tc>
          <w:tcPr>
            <w:tcW w:w="2199" w:type="dxa"/>
          </w:tcPr>
          <w:p w:rsidR="00856462" w:rsidRPr="00856462" w:rsidRDefault="00856462" w:rsidP="006B0601">
            <w:pPr>
              <w:spacing w:line="300" w:lineRule="auto"/>
              <w:jc w:val="center"/>
            </w:pPr>
            <w:r>
              <w:t>0.1978</w:t>
            </w:r>
          </w:p>
        </w:tc>
      </w:tr>
      <w:tr w:rsidR="00856462" w:rsidTr="0098190D">
        <w:trPr>
          <w:jc w:val="center"/>
        </w:trPr>
        <w:tc>
          <w:tcPr>
            <w:tcW w:w="3041" w:type="dxa"/>
          </w:tcPr>
          <w:p w:rsidR="00856462" w:rsidRPr="00856462" w:rsidRDefault="00856462" w:rsidP="006B0601">
            <w:pPr>
              <w:spacing w:line="300" w:lineRule="auto"/>
            </w:pPr>
            <w:proofErr w:type="spellStart"/>
            <w:r w:rsidRPr="00856462">
              <w:t>XGBoost</w:t>
            </w:r>
            <w:proofErr w:type="spellEnd"/>
            <w:r w:rsidRPr="00856462">
              <w:t xml:space="preserve"> (</w:t>
            </w:r>
            <w:proofErr w:type="spellStart"/>
            <w:r w:rsidRPr="00856462">
              <w:t>tuned</w:t>
            </w:r>
            <w:proofErr w:type="spellEnd"/>
            <w:r w:rsidRPr="00856462">
              <w:t>)</w:t>
            </w:r>
          </w:p>
        </w:tc>
        <w:tc>
          <w:tcPr>
            <w:tcW w:w="2199" w:type="dxa"/>
          </w:tcPr>
          <w:p w:rsidR="00856462" w:rsidRPr="00856462" w:rsidRDefault="00856462" w:rsidP="006B0601">
            <w:pPr>
              <w:spacing w:line="300" w:lineRule="auto"/>
              <w:jc w:val="center"/>
            </w:pPr>
            <w:r>
              <w:t>0.1961</w:t>
            </w:r>
          </w:p>
        </w:tc>
      </w:tr>
    </w:tbl>
    <w:p w:rsidR="00D608F4" w:rsidRDefault="00000000" w:rsidP="00856462">
      <w:pPr>
        <w:spacing w:before="240" w:line="360" w:lineRule="auto"/>
        <w:ind w:firstLine="360"/>
        <w:jc w:val="both"/>
      </w:pPr>
      <w:proofErr w:type="spellStart"/>
      <w:r>
        <w:t>Brier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у </w:t>
      </w:r>
      <w:proofErr w:type="spellStart"/>
      <w:r>
        <w:t>XGBoost</w:t>
      </w:r>
      <w:proofErr w:type="spellEnd"/>
      <w:r>
        <w:t xml:space="preserve"> минимален (0,196), у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близок (0,198), у логистической регрессии несколько выше (0,205). Разница между моделями невелика и не имеет критического значения для большинства прикладных задач. Если практическая </w:t>
      </w:r>
      <w:r>
        <w:lastRenderedPageBreak/>
        <w:t xml:space="preserve">задача требует интерпретируемых калиброванных вероятностей (например, «с какой вероятностью этот респондент принадлежит к группе доверяющих»), логистическая регрессия предпочтительна по соотношению калибровки и интерпретируемости, без дополнительной процедуры </w:t>
      </w:r>
      <w:proofErr w:type="spellStart"/>
      <w:r>
        <w:t>isotonic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или масштабирования </w:t>
      </w:r>
      <w:proofErr w:type="spellStart"/>
      <w:r>
        <w:t>Платта</w:t>
      </w:r>
      <w:proofErr w:type="spellEnd"/>
      <w:r>
        <w:t>.</w:t>
      </w:r>
    </w:p>
    <w:p w:rsidR="00D608F4" w:rsidRDefault="00000000" w:rsidP="00751C93">
      <w:pPr>
        <w:pStyle w:val="3"/>
      </w:pPr>
      <w:bookmarkStart w:id="126" w:name="_Toc228709387"/>
      <w:r>
        <w:t>6.1.7. Подбор порога классификации</w:t>
      </w:r>
      <w:bookmarkEnd w:id="126"/>
    </w:p>
    <w:p w:rsidR="00BB2A0A" w:rsidRDefault="00BB2A0A" w:rsidP="00BB2A0A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4119397" cy="3521413"/>
            <wp:effectExtent l="0" t="0" r="0" b="0"/>
            <wp:docPr id="191727087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70873" name="Рисунок 19172708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241" cy="35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A0A" w:rsidRPr="00BB2A0A" w:rsidRDefault="00BB2A0A" w:rsidP="00BB2A0A">
      <w:pPr>
        <w:spacing w:line="360" w:lineRule="auto"/>
        <w:jc w:val="center"/>
      </w:pPr>
      <w:r>
        <w:t xml:space="preserve">Рисунок 6.4. </w:t>
      </w:r>
      <w:r w:rsidRPr="00BB2A0A">
        <w:rPr>
          <w:lang w:val="en-US"/>
        </w:rPr>
        <w:t>ROC</w:t>
      </w:r>
      <w:r w:rsidRPr="00BB2A0A">
        <w:t>-кривая с отмеченным оптимальным порогом</w:t>
      </w:r>
    </w:p>
    <w:p w:rsidR="00D608F4" w:rsidRDefault="00000000" w:rsidP="00856462">
      <w:pPr>
        <w:spacing w:line="360" w:lineRule="auto"/>
        <w:ind w:firstLine="360"/>
        <w:jc w:val="both"/>
      </w:pPr>
      <w:r>
        <w:t xml:space="preserve">Стандартный порог 0,5 оптимален при сбалансированных классах. При распределении 65/35 и минимизации общей ошибки модель </w:t>
      </w:r>
      <w:r w:rsidR="00856462">
        <w:t>лучше</w:t>
      </w:r>
      <w:r>
        <w:t xml:space="preserve"> предсказывает мажоритарный класс: F1 класса 0 составляет 0,45 при полноте (</w:t>
      </w:r>
      <w:proofErr w:type="spellStart"/>
      <w:r>
        <w:t>recall</w:t>
      </w:r>
      <w:proofErr w:type="spellEnd"/>
      <w:r>
        <w:t>) лишь 0,35, то есть модель находит только треть респондентов с реальным значением 0. F1 класса 1 при этом высок за счёт большого числа правильно классифицированных единиц. Для симметричного различения обоих классов порог необходимо повысить: тогда для отнесения к классу 1 требуется более высокая предсказанная вероятность, и часть наблюдений с низкой уверенностью переходит в класс 0.</w:t>
      </w:r>
    </w:p>
    <w:p w:rsidR="00D608F4" w:rsidRDefault="00000000" w:rsidP="00856462">
      <w:pPr>
        <w:spacing w:line="360" w:lineRule="auto"/>
        <w:ind w:firstLine="360"/>
        <w:jc w:val="both"/>
      </w:pPr>
      <w:r>
        <w:t xml:space="preserve">Оптимальный порог подобран по критерию максимизации разности </w:t>
      </w:r>
      <w:proofErr w:type="spellStart"/>
      <w:r>
        <w:t>tpr</w:t>
      </w:r>
      <w:proofErr w:type="spellEnd"/>
      <w:r>
        <w:t xml:space="preserve"> </w:t>
      </w:r>
      <w:r w:rsidR="00856462">
        <w:t>–</w:t>
      </w:r>
      <w:r>
        <w:t xml:space="preserve"> </w:t>
      </w:r>
      <w:proofErr w:type="spellStart"/>
      <w:r>
        <w:t>fpr</w:t>
      </w:r>
      <w:proofErr w:type="spellEnd"/>
      <w:r>
        <w:t xml:space="preserve"> на ROC-кривой, где </w:t>
      </w:r>
      <w:proofErr w:type="spellStart"/>
      <w:r>
        <w:t>tpr</w:t>
      </w:r>
      <w:proofErr w:type="spellEnd"/>
      <w:r>
        <w:t xml:space="preserve"> (</w:t>
      </w:r>
      <w:proofErr w:type="spellStart"/>
      <w:r>
        <w:t>true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) </w:t>
      </w:r>
      <w:r w:rsidR="00856462">
        <w:t>–</w:t>
      </w:r>
      <w:r>
        <w:t xml:space="preserve"> доля правильно найденных представителей класса 1 среди всех респондентов с реальным значением 1, </w:t>
      </w:r>
      <w:proofErr w:type="spellStart"/>
      <w:r>
        <w:t>fpr</w:t>
      </w:r>
      <w:proofErr w:type="spellEnd"/>
      <w:r>
        <w:t xml:space="preserve">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) </w:t>
      </w:r>
      <w:r w:rsidR="00856462">
        <w:t>–</w:t>
      </w:r>
      <w:r>
        <w:t xml:space="preserve"> доля ошибочных отнесений к классу 1 среди респондентов с реальным значением 0. Для модели </w:t>
      </w:r>
      <w:proofErr w:type="spellStart"/>
      <w:r>
        <w:t>XGBoost</w:t>
      </w:r>
      <w:proofErr w:type="spellEnd"/>
      <w:r>
        <w:t xml:space="preserve"> оптимальный порог равен 0,60.</w:t>
      </w:r>
    </w:p>
    <w:p w:rsidR="00D608F4" w:rsidRDefault="00000000" w:rsidP="00856462">
      <w:pPr>
        <w:spacing w:line="360" w:lineRule="auto"/>
        <w:ind w:firstLine="360"/>
        <w:jc w:val="both"/>
      </w:pPr>
      <w:r>
        <w:t xml:space="preserve">При данном пороге F1_macro возрастает с 0,62 до 0,66, полнота класса 0 </w:t>
      </w:r>
      <w:r w:rsidR="00856462">
        <w:t>–</w:t>
      </w:r>
      <w:r>
        <w:t xml:space="preserve"> с 0,35 до 0,58 (модель обнаруживает более половины «</w:t>
      </w:r>
      <w:proofErr w:type="spellStart"/>
      <w:r>
        <w:t>недоверяющих</w:t>
      </w:r>
      <w:proofErr w:type="spellEnd"/>
      <w:r>
        <w:t xml:space="preserve">»), F1 класса 1 несколько снижается </w:t>
      </w:r>
      <w:r>
        <w:lastRenderedPageBreak/>
        <w:t xml:space="preserve">(с 0,79 до 0,76). Общая </w:t>
      </w:r>
      <w:proofErr w:type="spellStart"/>
      <w:r>
        <w:t>accuracy</w:t>
      </w:r>
      <w:proofErr w:type="spellEnd"/>
      <w:r>
        <w:t xml:space="preserve"> при этом проседает с 0,70 до 0,69 </w:t>
      </w:r>
      <w:r w:rsidR="00856462">
        <w:t>–</w:t>
      </w:r>
      <w:r>
        <w:t xml:space="preserve"> это цена симметричного различения классов. Выбор порога определяется относительной стоимостью двух типов ошибок в конкретной прикладной задаче: при равной важности классов порог 0,60 предпочтителен, при приоритете общей точности </w:t>
      </w:r>
      <w:r w:rsidR="00856462">
        <w:t>–</w:t>
      </w:r>
      <w:r>
        <w:t xml:space="preserve"> стандартный порог 0,5.</w:t>
      </w:r>
    </w:p>
    <w:p w:rsidR="00D608F4" w:rsidRDefault="00000000" w:rsidP="00751C93">
      <w:pPr>
        <w:pStyle w:val="2"/>
      </w:pPr>
      <w:bookmarkStart w:id="127" w:name="_Toc228709388"/>
      <w:r>
        <w:t>6.2. Многоуровневый подход</w:t>
      </w:r>
      <w:bookmarkEnd w:id="127"/>
    </w:p>
    <w:p w:rsidR="00D608F4" w:rsidRDefault="00000000" w:rsidP="00856462">
      <w:pPr>
        <w:spacing w:line="360" w:lineRule="auto"/>
        <w:ind w:firstLine="360"/>
        <w:jc w:val="both"/>
      </w:pPr>
      <w:r>
        <w:t xml:space="preserve">Многоуровневая регрессия оценивается через класс </w:t>
      </w:r>
      <w:proofErr w:type="spellStart"/>
      <w:proofErr w:type="gramStart"/>
      <w:r>
        <w:t>statsmodels.MixedLM</w:t>
      </w:r>
      <w:proofErr w:type="spellEnd"/>
      <w:proofErr w:type="gramEnd"/>
      <w:r>
        <w:t xml:space="preserve"> (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смешанная линейная модель) методом максимального правдоподобия. Оценивание проводится на объединённой аналитической выборке из 44 200 респондентов в 29 странах. Используется спецификация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intercept</w:t>
      </w:r>
      <w:proofErr w:type="spellEnd"/>
      <w:r>
        <w:t xml:space="preserve"> (случайный свободный член по стране) без случайных наклонов; вопрос о вариации эффектов ценностей между странами через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slopes</w:t>
      </w:r>
      <w:proofErr w:type="spellEnd"/>
      <w:r>
        <w:t xml:space="preserve"> оставлен для дальнейших исследований. Страновые коэффициенты интерпретируются консервативно с учётом того, что 29 стран находятся на нижней границе рекомендованного диапазона для частотной оценки параметров второго уровня.</w:t>
      </w:r>
    </w:p>
    <w:p w:rsidR="00D608F4" w:rsidRDefault="00000000" w:rsidP="00751C93">
      <w:pPr>
        <w:pStyle w:val="3"/>
      </w:pPr>
      <w:bookmarkStart w:id="128" w:name="_Toc228709389"/>
      <w:r>
        <w:t xml:space="preserve">6.2.1.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model</w:t>
      </w:r>
      <w:proofErr w:type="spellEnd"/>
      <w:r>
        <w:t>: внутриклассовый коэффициент корреляции</w:t>
      </w:r>
      <w:bookmarkEnd w:id="128"/>
    </w:p>
    <w:p w:rsidR="00D608F4" w:rsidRDefault="00000000" w:rsidP="00856462">
      <w:pPr>
        <w:spacing w:line="360" w:lineRule="auto"/>
        <w:ind w:firstLine="360"/>
        <w:jc w:val="both"/>
      </w:pPr>
      <w:proofErr w:type="spellStart"/>
      <w:r>
        <w:t>Null</w:t>
      </w:r>
      <w:proofErr w:type="spellEnd"/>
      <w:r>
        <w:t xml:space="preserve">-модель M0 не содержит фиксированных предикторов и включает только страновой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intercept</w:t>
      </w:r>
      <w:proofErr w:type="spellEnd"/>
      <w:r>
        <w:t xml:space="preserve">. Её единственная задача </w:t>
      </w:r>
      <w:r w:rsidR="0098190D" w:rsidRPr="0098190D">
        <w:t>–</w:t>
      </w:r>
      <w:r>
        <w:t xml:space="preserve"> разложить общую дисперсию </w:t>
      </w:r>
      <w:proofErr w:type="spellStart"/>
      <w:r>
        <w:t>ppltrst</w:t>
      </w:r>
      <w:proofErr w:type="spellEnd"/>
      <w:r>
        <w:t xml:space="preserve"> на </w:t>
      </w:r>
      <w:proofErr w:type="spellStart"/>
      <w:r>
        <w:t>межстрановую</w:t>
      </w:r>
      <w:proofErr w:type="spellEnd"/>
      <w:r>
        <w:t xml:space="preserve"> (τ²) и внутри-страновую (σ²) компоненты и оценить долю, приходящуюся на страновой уровень, через внутриклассовый коэффициент корреляции:</w:t>
      </w:r>
    </w:p>
    <w:p w:rsidR="00D608F4" w:rsidRDefault="00000000">
      <w:pPr>
        <w:spacing w:before="100" w:after="100" w:line="360" w:lineRule="auto"/>
        <w:jc w:val="center"/>
      </w:pPr>
      <w:r>
        <w:rPr>
          <w:i/>
          <w:iCs/>
        </w:rPr>
        <w:t>ICC = τ² / (τ² + σ²) = 1,262 / (1,262 + 6,125) = 0,171.</w:t>
      </w:r>
    </w:p>
    <w:p w:rsidR="00D608F4" w:rsidRDefault="00000000" w:rsidP="00856462">
      <w:pPr>
        <w:spacing w:line="360" w:lineRule="auto"/>
        <w:ind w:firstLine="360"/>
        <w:jc w:val="both"/>
      </w:pPr>
      <w:r>
        <w:t xml:space="preserve">Таким образом, 17,1% общей дисперсии </w:t>
      </w:r>
      <w:proofErr w:type="spellStart"/>
      <w:r>
        <w:t>ppltrst</w:t>
      </w:r>
      <w:proofErr w:type="spellEnd"/>
      <w:r>
        <w:t xml:space="preserve"> приходится на различия между странами, 82,9% </w:t>
      </w:r>
      <w:r w:rsidR="00BB2A0A">
        <w:t>- на</w:t>
      </w:r>
      <w:r>
        <w:t xml:space="preserve"> индивидуальные различия внутри страны. Значение ICC существенно превышает стандартный порог 0,05</w:t>
      </w:r>
      <w:r w:rsidR="00146C02" w:rsidRPr="00146C02">
        <w:t>[14]</w:t>
      </w:r>
      <w:r>
        <w:t>, что обосновывает применение многоуровневой спецификации: игнорирование страновой группировки дало бы систематически заниженные стандартные ошибки и риск ложных заключений о значимости коэффициентов. Полученное значение ICC = 0,171 находится в диапазоне, предсказанном гипотезой H3 (0,10–0,20), что подтверждает её.</w:t>
      </w:r>
    </w:p>
    <w:p w:rsidR="00D608F4" w:rsidRPr="00B0677E" w:rsidRDefault="00000000" w:rsidP="00751C93">
      <w:pPr>
        <w:pStyle w:val="3"/>
      </w:pPr>
      <w:bookmarkStart w:id="129" w:name="_Toc228709390"/>
      <w:r>
        <w:t>6.2.2. Модель индивидуального уровня M1</w:t>
      </w:r>
      <w:bookmarkEnd w:id="129"/>
    </w:p>
    <w:p w:rsidR="00D608F4" w:rsidRDefault="00000000" w:rsidP="00856462">
      <w:pPr>
        <w:spacing w:line="360" w:lineRule="auto"/>
        <w:ind w:firstLine="360"/>
        <w:jc w:val="both"/>
      </w:pPr>
      <w:r>
        <w:t xml:space="preserve">Модель M1 включает двенадцать индивидуальных предикторов: четыре композитных ценностных индекса, три </w:t>
      </w:r>
      <w:proofErr w:type="spellStart"/>
      <w:r>
        <w:t>медиапеременные</w:t>
      </w:r>
      <w:proofErr w:type="spellEnd"/>
      <w:r>
        <w:t>, пять демографических контролей. Все непрерывные предикторы стандартизованы (z-</w:t>
      </w:r>
      <w:proofErr w:type="spellStart"/>
      <w:r>
        <w:t>score</w:t>
      </w:r>
      <w:proofErr w:type="spellEnd"/>
      <w:r>
        <w:t xml:space="preserve">); бинарная переменная </w:t>
      </w:r>
      <w:proofErr w:type="spellStart"/>
      <w:r>
        <w:t>female</w:t>
      </w:r>
      <w:proofErr w:type="spellEnd"/>
      <w:r>
        <w:t xml:space="preserve"> оставлена в исходном виде. Страновой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intercept</w:t>
      </w:r>
      <w:proofErr w:type="spellEnd"/>
      <w:r>
        <w:t xml:space="preserve"> сохранён. Стандартизованные коэффициенты представлены в таблице 6.</w:t>
      </w:r>
      <w:r w:rsidR="00B0677E">
        <w:t>5</w:t>
      </w:r>
      <w:r>
        <w:t>.</w:t>
      </w:r>
    </w:p>
    <w:p w:rsidR="00B0677E" w:rsidRDefault="00B0677E" w:rsidP="00856462">
      <w:pPr>
        <w:spacing w:line="360" w:lineRule="auto"/>
        <w:ind w:firstLine="360"/>
        <w:jc w:val="both"/>
      </w:pPr>
    </w:p>
    <w:p w:rsidR="00D608F4" w:rsidRDefault="00000000" w:rsidP="0098190D">
      <w:pPr>
        <w:spacing w:before="80" w:after="160" w:line="360" w:lineRule="auto"/>
        <w:jc w:val="right"/>
      </w:pPr>
      <w:r>
        <w:rPr>
          <w:i/>
          <w:iCs/>
        </w:rPr>
        <w:lastRenderedPageBreak/>
        <w:t>Таблица 6.</w:t>
      </w:r>
      <w:r w:rsidR="00B0677E">
        <w:rPr>
          <w:i/>
          <w:iCs/>
        </w:rPr>
        <w:t>5</w:t>
      </w:r>
      <w:r>
        <w:rPr>
          <w:i/>
          <w:iCs/>
        </w:rPr>
        <w:t xml:space="preserve"> — Многоуровневая регрессия M1: индивидуальные предикторы </w:t>
      </w:r>
      <w:proofErr w:type="spellStart"/>
      <w:r>
        <w:rPr>
          <w:i/>
          <w:iCs/>
        </w:rPr>
        <w:t>ppltrst</w:t>
      </w:r>
      <w:proofErr w:type="spellEnd"/>
    </w:p>
    <w:tbl>
      <w:tblPr>
        <w:tblStyle w:val="ac"/>
        <w:tblW w:w="7000" w:type="dxa"/>
        <w:jc w:val="center"/>
        <w:tblLook w:val="04A0" w:firstRow="1" w:lastRow="0" w:firstColumn="1" w:lastColumn="0" w:noHBand="0" w:noVBand="1"/>
      </w:tblPr>
      <w:tblGrid>
        <w:gridCol w:w="2343"/>
        <w:gridCol w:w="1188"/>
        <w:gridCol w:w="1189"/>
        <w:gridCol w:w="1084"/>
        <w:gridCol w:w="1196"/>
      </w:tblGrid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Предиктор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β (</w:t>
            </w:r>
            <w:proofErr w:type="spellStart"/>
            <w:r>
              <w:rPr>
                <w:b/>
                <w:bCs/>
              </w:rPr>
              <w:t>станд</w:t>
            </w:r>
            <w:proofErr w:type="spellEnd"/>
            <w:r>
              <w:rPr>
                <w:b/>
                <w:bCs/>
              </w:rPr>
              <w:t>.)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Ст. ошибка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z-стат.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p-значение</w:t>
            </w:r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Intercept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4,94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0,16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30,87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proofErr w:type="gramStart"/>
            <w:r>
              <w:t>&lt; 0,001</w:t>
            </w:r>
            <w:proofErr w:type="gramEnd"/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Openness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0,02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0,02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1,00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0,316</w:t>
            </w:r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Conservation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−0,26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0,02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−13,00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proofErr w:type="gramStart"/>
            <w:r>
              <w:t>&lt; 0,001</w:t>
            </w:r>
            <w:proofErr w:type="gramEnd"/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r>
              <w:t>Self-</w:t>
            </w:r>
            <w:proofErr w:type="spellStart"/>
            <w:r>
              <w:t>Transcendence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0,23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0,02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11,50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proofErr w:type="gramStart"/>
            <w:r>
              <w:t>&lt; 0,001</w:t>
            </w:r>
            <w:proofErr w:type="gramEnd"/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r>
              <w:t>Self-</w:t>
            </w:r>
            <w:proofErr w:type="spellStart"/>
            <w:r>
              <w:t>Enhancement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−0,03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0,02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−1,50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0,133</w:t>
            </w:r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netusoft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0,16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0,02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8,00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proofErr w:type="gramStart"/>
            <w:r>
              <w:t>&lt; 0,001</w:t>
            </w:r>
            <w:proofErr w:type="gramEnd"/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log_netustm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−0,04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0,02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−2,00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0,046</w:t>
            </w:r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log_nwspol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0,09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0,02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4,50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proofErr w:type="gramStart"/>
            <w:r>
              <w:t>&lt; 0,001</w:t>
            </w:r>
            <w:proofErr w:type="gramEnd"/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agea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0,12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0,02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6,00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proofErr w:type="gramStart"/>
            <w:r>
              <w:t>&lt; 0,001</w:t>
            </w:r>
            <w:proofErr w:type="gramEnd"/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eduyrs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0,22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0,02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11,00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proofErr w:type="gramStart"/>
            <w:r>
              <w:t>&lt; 0,001</w:t>
            </w:r>
            <w:proofErr w:type="gramEnd"/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hinctnta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0,17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0,02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8,50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proofErr w:type="gramStart"/>
            <w:r>
              <w:t>&lt; 0,001</w:t>
            </w:r>
            <w:proofErr w:type="gramEnd"/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female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−0,02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0,02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−1,00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0,317</w:t>
            </w:r>
          </w:p>
        </w:tc>
      </w:tr>
      <w:tr w:rsidR="00D608F4" w:rsidTr="0098190D">
        <w:trPr>
          <w:jc w:val="center"/>
        </w:trPr>
        <w:tc>
          <w:tcPr>
            <w:tcW w:w="24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domicil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0,01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0,02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0,50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0,617</w:t>
            </w:r>
          </w:p>
        </w:tc>
      </w:tr>
    </w:tbl>
    <w:p w:rsidR="00D608F4" w:rsidRDefault="00000000" w:rsidP="00B0677E">
      <w:pPr>
        <w:spacing w:before="240" w:line="360" w:lineRule="auto"/>
        <w:ind w:firstLine="360"/>
        <w:jc w:val="both"/>
      </w:pPr>
      <w:r>
        <w:t>Ценности. Self-</w:t>
      </w:r>
      <w:proofErr w:type="spellStart"/>
      <w:r>
        <w:t>Transcendence</w:t>
      </w:r>
      <w:proofErr w:type="spellEnd"/>
      <w:r>
        <w:t xml:space="preserve"> положительно связан с доверием (β = +0,23, p </w:t>
      </w:r>
      <w:proofErr w:type="gramStart"/>
      <w:r>
        <w:t>&lt; 0,001</w:t>
      </w:r>
      <w:proofErr w:type="gramEnd"/>
      <w:r>
        <w:t xml:space="preserve">): более сильная ориентация на заботу о других, равенство и защиту окружающей среды соответствует более высокому генерализованному доверию. </w:t>
      </w:r>
      <w:proofErr w:type="spellStart"/>
      <w:r>
        <w:t>Conservation</w:t>
      </w:r>
      <w:proofErr w:type="spellEnd"/>
      <w:r>
        <w:t xml:space="preserve"> значимо отрицательно (β = </w:t>
      </w:r>
      <w:r w:rsidR="00B0677E">
        <w:t>-</w:t>
      </w:r>
      <w:r>
        <w:t xml:space="preserve">0,26, p </w:t>
      </w:r>
      <w:proofErr w:type="gramStart"/>
      <w:r>
        <w:t>&lt; 0,001</w:t>
      </w:r>
      <w:proofErr w:type="gramEnd"/>
      <w:r>
        <w:t>): ориентация на стабильность, нормы и близкий круг снижает доверие к большинству людей. Self-</w:t>
      </w:r>
      <w:proofErr w:type="spellStart"/>
      <w:r>
        <w:t>Enhancement</w:t>
      </w:r>
      <w:proofErr w:type="spellEnd"/>
      <w:r>
        <w:t xml:space="preserve"> и </w:t>
      </w:r>
      <w:proofErr w:type="spellStart"/>
      <w:r>
        <w:t>Openness</w:t>
      </w:r>
      <w:proofErr w:type="spellEnd"/>
      <w:r>
        <w:t xml:space="preserve"> значимой связи не обнаруживают. Знаки Self-</w:t>
      </w:r>
      <w:proofErr w:type="spellStart"/>
      <w:r>
        <w:t>Transcendence</w:t>
      </w:r>
      <w:proofErr w:type="spellEnd"/>
      <w:r>
        <w:t xml:space="preserve"> и </w:t>
      </w:r>
      <w:proofErr w:type="spellStart"/>
      <w:r>
        <w:t>Conservation</w:t>
      </w:r>
      <w:proofErr w:type="spellEnd"/>
      <w:r>
        <w:t xml:space="preserve"> полностью согласуются с теорией морального доверия Э. </w:t>
      </w:r>
      <w:proofErr w:type="spellStart"/>
      <w:proofErr w:type="gramStart"/>
      <w:r>
        <w:t>Усланера</w:t>
      </w:r>
      <w:proofErr w:type="spellEnd"/>
      <w:r w:rsidR="0098190D" w:rsidRPr="0098190D">
        <w:t>[</w:t>
      </w:r>
      <w:proofErr w:type="gramEnd"/>
      <w:r w:rsidR="0098190D" w:rsidRPr="0098190D">
        <w:t>5]</w:t>
      </w:r>
      <w:r>
        <w:t xml:space="preserve"> и подтверждают соответствующую часть гипотезы H4.</w:t>
      </w:r>
    </w:p>
    <w:p w:rsidR="00D608F4" w:rsidRDefault="00000000" w:rsidP="00B0677E">
      <w:pPr>
        <w:spacing w:line="360" w:lineRule="auto"/>
        <w:ind w:firstLine="360"/>
        <w:jc w:val="both"/>
      </w:pPr>
      <w:proofErr w:type="spellStart"/>
      <w:r>
        <w:t>Медиапотребление</w:t>
      </w:r>
      <w:proofErr w:type="spellEnd"/>
      <w:r>
        <w:t xml:space="preserve">. Частота использования интернета </w:t>
      </w:r>
      <w:proofErr w:type="spellStart"/>
      <w:r>
        <w:t>netusoft</w:t>
      </w:r>
      <w:proofErr w:type="spellEnd"/>
      <w:r>
        <w:t xml:space="preserve"> положительна (β = +0,16, p </w:t>
      </w:r>
      <w:proofErr w:type="gramStart"/>
      <w:r>
        <w:t>&lt; 0,001</w:t>
      </w:r>
      <w:proofErr w:type="gramEnd"/>
      <w:r>
        <w:t xml:space="preserve">); время потребления политических новостей </w:t>
      </w:r>
      <w:proofErr w:type="spellStart"/>
      <w:r>
        <w:t>log_nwspol</w:t>
      </w:r>
      <w:proofErr w:type="spellEnd"/>
      <w:r>
        <w:t xml:space="preserve"> также положительно (β = +0,09, p &lt; 0,001). Общее время в интернете </w:t>
      </w:r>
      <w:proofErr w:type="spellStart"/>
      <w:r>
        <w:t>log_netustm</w:t>
      </w:r>
      <w:proofErr w:type="spellEnd"/>
      <w:r>
        <w:t xml:space="preserve"> демонстрирует слабо отрицательный эффект на границе значимости (β = </w:t>
      </w:r>
      <w:r w:rsidR="00B0677E">
        <w:t>-</w:t>
      </w:r>
      <w:r>
        <w:t xml:space="preserve">0,04, p = 0,046). Содержательный вывод: качество информации важнее её количества </w:t>
      </w:r>
      <w:r w:rsidR="00B0677E">
        <w:t>–</w:t>
      </w:r>
      <w:r>
        <w:t xml:space="preserve"> сам факт онлайн-активности и информированность о политических событиях связаны с доверием положительно, тогда как неструктурированное длительное потребление </w:t>
      </w:r>
      <w:r w:rsidR="00B0677E">
        <w:t>–</w:t>
      </w:r>
      <w:r>
        <w:t xml:space="preserve"> нет. Это согласуется с гипотезой об информационных эффектах </w:t>
      </w:r>
      <w:proofErr w:type="gramStart"/>
      <w:r>
        <w:t>медиа</w:t>
      </w:r>
      <w:r w:rsidR="0098190D" w:rsidRPr="00B92F49">
        <w:t>[</w:t>
      </w:r>
      <w:proofErr w:type="gramEnd"/>
      <w:r w:rsidR="0098190D" w:rsidRPr="00B92F49">
        <w:t>12]</w:t>
      </w:r>
      <w:r>
        <w:t>.</w:t>
      </w:r>
    </w:p>
    <w:p w:rsidR="00D608F4" w:rsidRDefault="00000000" w:rsidP="00B0677E">
      <w:pPr>
        <w:spacing w:line="360" w:lineRule="auto"/>
        <w:ind w:firstLine="360"/>
        <w:jc w:val="both"/>
      </w:pPr>
      <w:r>
        <w:t xml:space="preserve">Демография. Годы образования дают наиболее выраженный индивидуальный эффект (β = +0,22, p </w:t>
      </w:r>
      <w:proofErr w:type="gramStart"/>
      <w:r>
        <w:t>&lt; 0,001</w:t>
      </w:r>
      <w:proofErr w:type="gramEnd"/>
      <w:r>
        <w:t xml:space="preserve">), за ним следуют дециль дохода домохозяйства (β = +0,17) и возраст (β = +0,12). Пол и тип населённого пункта при контроле на остальные переменные значимой связи не демонстрируют. Образование как ведущий предиктор доверия многократно воспроизводилось в кросс-национальных исследованиях и теоретически интерпретируется </w:t>
      </w:r>
      <w:r>
        <w:lastRenderedPageBreak/>
        <w:t>как следствие расширения социального опыта и кругозора, снижающего воспринимаемую социальную дистанцию до незнакомцев.</w:t>
      </w:r>
    </w:p>
    <w:p w:rsidR="00D608F4" w:rsidRDefault="00000000" w:rsidP="00751C93">
      <w:pPr>
        <w:pStyle w:val="3"/>
      </w:pPr>
      <w:bookmarkStart w:id="130" w:name="_Toc228709391"/>
      <w:r>
        <w:t>6.2.3. Модель со страновыми предикторами M2</w:t>
      </w:r>
      <w:bookmarkEnd w:id="130"/>
    </w:p>
    <w:p w:rsidR="00D608F4" w:rsidRDefault="00000000" w:rsidP="00B0677E">
      <w:pPr>
        <w:spacing w:line="360" w:lineRule="auto"/>
        <w:ind w:firstLine="360"/>
        <w:jc w:val="both"/>
      </w:pPr>
      <w:r>
        <w:t xml:space="preserve">Модель M2 сохраняет все индивидуальные предикторы M1 и добавляет три стандартизованные страновые переменные: GDP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capita</w:t>
      </w:r>
      <w:proofErr w:type="spellEnd"/>
      <w:r>
        <w:t xml:space="preserve"> PPP, </w:t>
      </w:r>
      <w:proofErr w:type="spellStart"/>
      <w:r>
        <w:t>Gini</w:t>
      </w:r>
      <w:proofErr w:type="spellEnd"/>
      <w:r>
        <w:t xml:space="preserve"> и CPI. Страновые предикторы агрегированы на уровне страны и продублированы для всех респондентов соответствующей страны. Индивидуальные коэффициенты при добавлении страновых переменных изменились незначительно, что свидетельствует об устойчивости результатов раздела 6.2.2. Оценки страновых коэффициентов представлены в таблице 6.</w:t>
      </w:r>
      <w:r w:rsidR="00B0677E">
        <w:t>6</w:t>
      </w:r>
      <w:r>
        <w:t>.</w:t>
      </w:r>
    </w:p>
    <w:p w:rsidR="00D608F4" w:rsidRDefault="00000000" w:rsidP="00B0677E">
      <w:pPr>
        <w:spacing w:before="80" w:after="160" w:line="360" w:lineRule="auto"/>
        <w:jc w:val="right"/>
      </w:pPr>
      <w:r>
        <w:rPr>
          <w:i/>
          <w:iCs/>
        </w:rPr>
        <w:t>Таблица 6.</w:t>
      </w:r>
      <w:r w:rsidR="00B0677E">
        <w:rPr>
          <w:i/>
          <w:iCs/>
        </w:rPr>
        <w:t>6</w:t>
      </w:r>
      <w:r>
        <w:rPr>
          <w:i/>
          <w:iCs/>
        </w:rPr>
        <w:t xml:space="preserve"> — Многоуровневая регрессия M2: страновые предикторы</w:t>
      </w:r>
    </w:p>
    <w:tbl>
      <w:tblPr>
        <w:tblStyle w:val="ac"/>
        <w:tblW w:w="7600" w:type="dxa"/>
        <w:jc w:val="center"/>
        <w:tblLook w:val="04A0" w:firstRow="1" w:lastRow="0" w:firstColumn="1" w:lastColumn="0" w:noHBand="0" w:noVBand="1"/>
      </w:tblPr>
      <w:tblGrid>
        <w:gridCol w:w="2744"/>
        <w:gridCol w:w="1288"/>
        <w:gridCol w:w="1288"/>
        <w:gridCol w:w="1084"/>
        <w:gridCol w:w="1196"/>
      </w:tblGrid>
      <w:tr w:rsidR="00D608F4" w:rsidTr="0098190D">
        <w:trPr>
          <w:jc w:val="center"/>
        </w:trPr>
        <w:tc>
          <w:tcPr>
            <w:tcW w:w="28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Страновой предиктор</w:t>
            </w:r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β (</w:t>
            </w:r>
            <w:proofErr w:type="spellStart"/>
            <w:r>
              <w:rPr>
                <w:b/>
                <w:bCs/>
              </w:rPr>
              <w:t>станд</w:t>
            </w:r>
            <w:proofErr w:type="spellEnd"/>
            <w:r>
              <w:rPr>
                <w:b/>
                <w:bCs/>
              </w:rPr>
              <w:t>.)</w:t>
            </w:r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Ст. ошибка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z-стат.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p-значение</w:t>
            </w:r>
          </w:p>
        </w:tc>
      </w:tr>
      <w:tr w:rsidR="00D608F4" w:rsidTr="0098190D">
        <w:trPr>
          <w:jc w:val="center"/>
        </w:trPr>
        <w:tc>
          <w:tcPr>
            <w:tcW w:w="2800" w:type="dxa"/>
          </w:tcPr>
          <w:p w:rsidR="00D608F4" w:rsidRDefault="00000000">
            <w:pPr>
              <w:spacing w:line="300" w:lineRule="auto"/>
            </w:pPr>
            <w:r>
              <w:t xml:space="preserve">GDP </w:t>
            </w:r>
            <w:proofErr w:type="spellStart"/>
            <w:r>
              <w:t>per</w:t>
            </w:r>
            <w:proofErr w:type="spellEnd"/>
            <w:r>
              <w:t xml:space="preserve"> </w:t>
            </w:r>
            <w:proofErr w:type="spellStart"/>
            <w:r>
              <w:t>capita</w:t>
            </w:r>
            <w:proofErr w:type="spellEnd"/>
            <w:r>
              <w:t xml:space="preserve"> PPP</w:t>
            </w:r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0,17</w:t>
            </w:r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0,12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1,42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0,156</w:t>
            </w:r>
          </w:p>
        </w:tc>
      </w:tr>
      <w:tr w:rsidR="00D608F4" w:rsidTr="0098190D">
        <w:trPr>
          <w:jc w:val="center"/>
        </w:trPr>
        <w:tc>
          <w:tcPr>
            <w:tcW w:w="28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Gini</w:t>
            </w:r>
            <w:proofErr w:type="spellEnd"/>
            <w:r>
              <w:t xml:space="preserve"> (неравенство)</w:t>
            </w:r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−0,10</w:t>
            </w:r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0,08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−1,25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0,211</w:t>
            </w:r>
          </w:p>
        </w:tc>
      </w:tr>
      <w:tr w:rsidR="00D608F4" w:rsidTr="0098190D">
        <w:trPr>
          <w:jc w:val="center"/>
        </w:trPr>
        <w:tc>
          <w:tcPr>
            <w:tcW w:w="2800" w:type="dxa"/>
          </w:tcPr>
          <w:p w:rsidR="00D608F4" w:rsidRDefault="00000000">
            <w:pPr>
              <w:spacing w:line="300" w:lineRule="auto"/>
            </w:pPr>
            <w:r>
              <w:t>CPI (корр. восприятия)</w:t>
            </w:r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0,54</w:t>
            </w:r>
          </w:p>
        </w:tc>
        <w:tc>
          <w:tcPr>
            <w:tcW w:w="1300" w:type="dxa"/>
          </w:tcPr>
          <w:p w:rsidR="00D608F4" w:rsidRDefault="00000000">
            <w:pPr>
              <w:spacing w:line="300" w:lineRule="auto"/>
              <w:jc w:val="center"/>
            </w:pPr>
            <w:r>
              <w:t>0,13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r>
              <w:t>4,15</w:t>
            </w:r>
          </w:p>
        </w:tc>
        <w:tc>
          <w:tcPr>
            <w:tcW w:w="1100" w:type="dxa"/>
          </w:tcPr>
          <w:p w:rsidR="00D608F4" w:rsidRDefault="00000000">
            <w:pPr>
              <w:spacing w:line="300" w:lineRule="auto"/>
              <w:jc w:val="center"/>
            </w:pPr>
            <w:proofErr w:type="gramStart"/>
            <w:r>
              <w:t>&lt; 0,001</w:t>
            </w:r>
            <w:proofErr w:type="gramEnd"/>
          </w:p>
        </w:tc>
      </w:tr>
    </w:tbl>
    <w:p w:rsidR="00C54CB0" w:rsidRDefault="00000000" w:rsidP="00B0677E">
      <w:pPr>
        <w:spacing w:before="240" w:line="360" w:lineRule="auto"/>
        <w:ind w:firstLine="360"/>
        <w:jc w:val="both"/>
      </w:pPr>
      <w:r>
        <w:t xml:space="preserve">CPI выступает наиболее сильным страновым предиктором доверия (β = +0,54, p </w:t>
      </w:r>
      <w:proofErr w:type="gramStart"/>
      <w:r>
        <w:t>&lt; 0,001</w:t>
      </w:r>
      <w:proofErr w:type="gramEnd"/>
      <w:r>
        <w:t xml:space="preserve">). Содержательная интерпретация: каждое стандартное отклонение улучшения индекса восприятия коррупции соответствует увеличению индивидуального уровня доверия на 0,54 пункта шкалы 0–10 </w:t>
      </w:r>
      <w:r w:rsidR="00B0677E">
        <w:t>–</w:t>
      </w:r>
      <w:r>
        <w:t xml:space="preserve"> экономически и статистически значимый эффект. GDP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capita</w:t>
      </w:r>
      <w:proofErr w:type="spellEnd"/>
      <w:r>
        <w:t xml:space="preserve"> (β = +0,17) и </w:t>
      </w:r>
      <w:proofErr w:type="spellStart"/>
      <w:r>
        <w:t>Gini</w:t>
      </w:r>
      <w:proofErr w:type="spellEnd"/>
      <w:r>
        <w:t xml:space="preserve"> (β = −0,10) сохраняют ожидаемые теорией знаки, но после контроля на CPI не достигают общепринятого уровня статистической значимости. Данный результат согласуется с институциональной перспективой в </w:t>
      </w:r>
      <w:proofErr w:type="gramStart"/>
      <w:r>
        <w:t>литературе</w:t>
      </w:r>
      <w:r w:rsidR="0098190D" w:rsidRPr="0098190D">
        <w:t>[</w:t>
      </w:r>
      <w:proofErr w:type="gramEnd"/>
      <w:r w:rsidR="0098190D" w:rsidRPr="0098190D">
        <w:t>11]</w:t>
      </w:r>
      <w:r>
        <w:t xml:space="preserve"> и объясняется высокой корреляцией CPI и GDP на уровне 29 стран (r = 0,81, раздел 3.4): экономический уровень и институциональное качество на ограниченной выборке европейских стран приближаются к </w:t>
      </w:r>
      <w:proofErr w:type="spellStart"/>
      <w:r>
        <w:t>коллинеарности</w:t>
      </w:r>
      <w:proofErr w:type="spellEnd"/>
      <w:r>
        <w:t>, и общая вариация преимущественно поглощается коэффициентом CPI.</w:t>
      </w:r>
    </w:p>
    <w:p w:rsidR="00C54CB0" w:rsidRDefault="00C54CB0">
      <w:r>
        <w:br w:type="page"/>
      </w:r>
    </w:p>
    <w:p w:rsidR="00D608F4" w:rsidRDefault="00000000" w:rsidP="00751C93">
      <w:pPr>
        <w:pStyle w:val="3"/>
      </w:pPr>
      <w:bookmarkStart w:id="131" w:name="_Toc228709392"/>
      <w:r>
        <w:lastRenderedPageBreak/>
        <w:t>6.2.4. Декомпозиция дисперсии и информационные критерии</w:t>
      </w:r>
      <w:bookmarkEnd w:id="131"/>
    </w:p>
    <w:p w:rsidR="00C54CB0" w:rsidRDefault="00C54CB0" w:rsidP="00C54CB0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4421854" cy="2496185"/>
            <wp:effectExtent l="0" t="0" r="0" b="5715"/>
            <wp:docPr id="85633504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35042" name="Рисунок 8563350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436" cy="250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CB0" w:rsidRDefault="00C54CB0" w:rsidP="00C54CB0">
      <w:pPr>
        <w:spacing w:line="360" w:lineRule="auto"/>
        <w:jc w:val="center"/>
      </w:pPr>
      <w:r>
        <w:t xml:space="preserve">Рисунок 6.5. Сокращение </w:t>
      </w:r>
      <w:proofErr w:type="spellStart"/>
      <w:r>
        <w:t>межстрановой</w:t>
      </w:r>
      <w:proofErr w:type="spellEnd"/>
      <w:r>
        <w:t xml:space="preserve"> дисперсии по моделям.</w:t>
      </w:r>
    </w:p>
    <w:p w:rsidR="00D608F4" w:rsidRDefault="00000000" w:rsidP="00B0677E">
      <w:pPr>
        <w:spacing w:line="360" w:lineRule="auto"/>
        <w:ind w:firstLine="360"/>
        <w:jc w:val="both"/>
      </w:pPr>
      <w:r>
        <w:t>Сравнение трёх моделей по разложению дисперсии и информационным критериям представлено в таблице 6.</w:t>
      </w:r>
      <w:r w:rsidR="0098190D" w:rsidRPr="0098190D">
        <w:t>7</w:t>
      </w:r>
      <w:r>
        <w:t xml:space="preserve">. Переход от нулевой модели к M1 (добавление индивидуальных предикторов) снижает внутри-страновую дисперсию на 4,3% и </w:t>
      </w:r>
      <w:proofErr w:type="spellStart"/>
      <w:r>
        <w:t>межстрановую</w:t>
      </w:r>
      <w:proofErr w:type="spellEnd"/>
      <w:r>
        <w:t xml:space="preserve"> </w:t>
      </w:r>
      <w:r w:rsidR="00C54CB0">
        <w:t>–</w:t>
      </w:r>
      <w:r>
        <w:t xml:space="preserve"> на 27,7%: индивидуальные характеристики объясняют заметную часть </w:t>
      </w:r>
      <w:proofErr w:type="spellStart"/>
      <w:r>
        <w:t>межстрановых</w:t>
      </w:r>
      <w:proofErr w:type="spellEnd"/>
      <w:r>
        <w:t xml:space="preserve"> различий в средних значениях доверия, поскольку сами распределения индивидуальных переменных (в первую очередь образования и дохода) между странами различаются. Переход от M1 к M2 (добавление страновых предикторов) поднимает объяснение </w:t>
      </w:r>
      <w:proofErr w:type="spellStart"/>
      <w:r>
        <w:t>межстрановой</w:t>
      </w:r>
      <w:proofErr w:type="spellEnd"/>
      <w:r>
        <w:t xml:space="preserve"> дисперсии с 27,7% до 78,9%, тогда как внутри-страновая дисперсия практически не меняется </w:t>
      </w:r>
      <w:r w:rsidR="00C54CB0">
        <w:t>–</w:t>
      </w:r>
      <w:r>
        <w:t xml:space="preserve"> это ожидаемо, поскольку страновые переменные по определению не варьируют внутри страны.</w:t>
      </w:r>
    </w:p>
    <w:p w:rsidR="00D608F4" w:rsidRDefault="00000000" w:rsidP="00C54CB0">
      <w:pPr>
        <w:spacing w:before="80" w:after="160" w:line="360" w:lineRule="auto"/>
        <w:jc w:val="right"/>
      </w:pPr>
      <w:r>
        <w:rPr>
          <w:i/>
          <w:iCs/>
        </w:rPr>
        <w:t>Таблица 6.</w:t>
      </w:r>
      <w:r w:rsidR="00C54CB0">
        <w:rPr>
          <w:i/>
          <w:iCs/>
        </w:rPr>
        <w:t>7</w:t>
      </w:r>
      <w:r>
        <w:rPr>
          <w:i/>
          <w:iCs/>
        </w:rPr>
        <w:t xml:space="preserve"> — Декомпозиция дисперсии и информационные критерии</w:t>
      </w:r>
    </w:p>
    <w:tbl>
      <w:tblPr>
        <w:tblStyle w:val="ac"/>
        <w:tblW w:w="8600" w:type="dxa"/>
        <w:jc w:val="center"/>
        <w:tblLook w:val="04A0" w:firstRow="1" w:lastRow="0" w:firstColumn="1" w:lastColumn="0" w:noHBand="0" w:noVBand="1"/>
      </w:tblPr>
      <w:tblGrid>
        <w:gridCol w:w="3000"/>
        <w:gridCol w:w="1800"/>
        <w:gridCol w:w="1716"/>
        <w:gridCol w:w="2084"/>
      </w:tblGrid>
      <w:tr w:rsidR="00D608F4" w:rsidTr="0098190D">
        <w:trPr>
          <w:jc w:val="center"/>
        </w:trPr>
        <w:tc>
          <w:tcPr>
            <w:tcW w:w="30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18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M0 (</w:t>
            </w:r>
            <w:proofErr w:type="spellStart"/>
            <w:r>
              <w:rPr>
                <w:b/>
                <w:bCs/>
              </w:rPr>
              <w:t>null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716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M1 (</w:t>
            </w:r>
            <w:proofErr w:type="spellStart"/>
            <w:r>
              <w:rPr>
                <w:b/>
                <w:bCs/>
              </w:rPr>
              <w:t>индив</w:t>
            </w:r>
            <w:proofErr w:type="spellEnd"/>
            <w:r>
              <w:rPr>
                <w:b/>
                <w:bCs/>
              </w:rPr>
              <w:t>.)</w:t>
            </w:r>
          </w:p>
        </w:tc>
        <w:tc>
          <w:tcPr>
            <w:tcW w:w="2084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M2 (</w:t>
            </w:r>
            <w:proofErr w:type="spellStart"/>
            <w:r>
              <w:rPr>
                <w:b/>
                <w:bCs/>
              </w:rPr>
              <w:t>инд.+стран</w:t>
            </w:r>
            <w:proofErr w:type="spellEnd"/>
            <w:r>
              <w:rPr>
                <w:b/>
                <w:bCs/>
              </w:rPr>
              <w:t>.)</w:t>
            </w:r>
          </w:p>
        </w:tc>
      </w:tr>
      <w:tr w:rsidR="00D608F4" w:rsidTr="0098190D">
        <w:trPr>
          <w:jc w:val="center"/>
        </w:trPr>
        <w:tc>
          <w:tcPr>
            <w:tcW w:w="3000" w:type="dxa"/>
          </w:tcPr>
          <w:p w:rsidR="00D608F4" w:rsidRDefault="00000000">
            <w:pPr>
              <w:spacing w:line="300" w:lineRule="auto"/>
            </w:pPr>
            <w:r>
              <w:t>τ² (</w:t>
            </w:r>
            <w:proofErr w:type="spellStart"/>
            <w:r>
              <w:t>межстрановая</w:t>
            </w:r>
            <w:proofErr w:type="spellEnd"/>
            <w:r>
              <w:t>)</w:t>
            </w:r>
          </w:p>
        </w:tc>
        <w:tc>
          <w:tcPr>
            <w:tcW w:w="1800" w:type="dxa"/>
          </w:tcPr>
          <w:p w:rsidR="00D608F4" w:rsidRDefault="00000000">
            <w:pPr>
              <w:spacing w:line="300" w:lineRule="auto"/>
              <w:jc w:val="center"/>
            </w:pPr>
            <w:r>
              <w:t>1,262</w:t>
            </w:r>
          </w:p>
        </w:tc>
        <w:tc>
          <w:tcPr>
            <w:tcW w:w="1716" w:type="dxa"/>
          </w:tcPr>
          <w:p w:rsidR="00D608F4" w:rsidRDefault="00000000">
            <w:pPr>
              <w:spacing w:line="300" w:lineRule="auto"/>
              <w:jc w:val="center"/>
            </w:pPr>
            <w:r>
              <w:t>0,913</w:t>
            </w:r>
          </w:p>
        </w:tc>
        <w:tc>
          <w:tcPr>
            <w:tcW w:w="2084" w:type="dxa"/>
          </w:tcPr>
          <w:p w:rsidR="00D608F4" w:rsidRDefault="00000000">
            <w:pPr>
              <w:spacing w:line="300" w:lineRule="auto"/>
              <w:jc w:val="center"/>
            </w:pPr>
            <w:r>
              <w:t>0,266</w:t>
            </w:r>
          </w:p>
        </w:tc>
      </w:tr>
      <w:tr w:rsidR="00D608F4" w:rsidTr="0098190D">
        <w:trPr>
          <w:jc w:val="center"/>
        </w:trPr>
        <w:tc>
          <w:tcPr>
            <w:tcW w:w="3000" w:type="dxa"/>
          </w:tcPr>
          <w:p w:rsidR="00D608F4" w:rsidRDefault="00000000">
            <w:pPr>
              <w:spacing w:line="300" w:lineRule="auto"/>
            </w:pPr>
            <w:r>
              <w:t>σ² (внутри-стр.)</w:t>
            </w:r>
          </w:p>
        </w:tc>
        <w:tc>
          <w:tcPr>
            <w:tcW w:w="1800" w:type="dxa"/>
          </w:tcPr>
          <w:p w:rsidR="00D608F4" w:rsidRDefault="00000000">
            <w:pPr>
              <w:spacing w:line="300" w:lineRule="auto"/>
              <w:jc w:val="center"/>
            </w:pPr>
            <w:r>
              <w:t>6,125</w:t>
            </w:r>
          </w:p>
        </w:tc>
        <w:tc>
          <w:tcPr>
            <w:tcW w:w="1716" w:type="dxa"/>
          </w:tcPr>
          <w:p w:rsidR="00D608F4" w:rsidRDefault="00000000">
            <w:pPr>
              <w:spacing w:line="300" w:lineRule="auto"/>
              <w:jc w:val="center"/>
            </w:pPr>
            <w:r>
              <w:t>5,862</w:t>
            </w:r>
          </w:p>
        </w:tc>
        <w:tc>
          <w:tcPr>
            <w:tcW w:w="2084" w:type="dxa"/>
          </w:tcPr>
          <w:p w:rsidR="00D608F4" w:rsidRDefault="00000000">
            <w:pPr>
              <w:spacing w:line="300" w:lineRule="auto"/>
              <w:jc w:val="center"/>
            </w:pPr>
            <w:r>
              <w:t>5,861</w:t>
            </w:r>
          </w:p>
        </w:tc>
      </w:tr>
      <w:tr w:rsidR="00D608F4" w:rsidTr="0098190D">
        <w:trPr>
          <w:jc w:val="center"/>
        </w:trPr>
        <w:tc>
          <w:tcPr>
            <w:tcW w:w="3000" w:type="dxa"/>
          </w:tcPr>
          <w:p w:rsidR="00D608F4" w:rsidRDefault="00000000">
            <w:pPr>
              <w:spacing w:line="300" w:lineRule="auto"/>
            </w:pPr>
            <w:r>
              <w:t>ICC</w:t>
            </w:r>
          </w:p>
        </w:tc>
        <w:tc>
          <w:tcPr>
            <w:tcW w:w="1800" w:type="dxa"/>
          </w:tcPr>
          <w:p w:rsidR="00D608F4" w:rsidRDefault="00000000">
            <w:pPr>
              <w:spacing w:line="300" w:lineRule="auto"/>
              <w:jc w:val="center"/>
            </w:pPr>
            <w:r>
              <w:t>0,171</w:t>
            </w:r>
          </w:p>
        </w:tc>
        <w:tc>
          <w:tcPr>
            <w:tcW w:w="1716" w:type="dxa"/>
          </w:tcPr>
          <w:p w:rsidR="00D608F4" w:rsidRDefault="00000000">
            <w:pPr>
              <w:spacing w:line="300" w:lineRule="auto"/>
              <w:jc w:val="center"/>
            </w:pPr>
            <w:r>
              <w:t>0,135</w:t>
            </w:r>
          </w:p>
        </w:tc>
        <w:tc>
          <w:tcPr>
            <w:tcW w:w="2084" w:type="dxa"/>
          </w:tcPr>
          <w:p w:rsidR="00D608F4" w:rsidRDefault="00000000">
            <w:pPr>
              <w:spacing w:line="300" w:lineRule="auto"/>
              <w:jc w:val="center"/>
            </w:pPr>
            <w:r>
              <w:t>0,043</w:t>
            </w:r>
          </w:p>
        </w:tc>
      </w:tr>
      <w:tr w:rsidR="00D608F4" w:rsidTr="0098190D">
        <w:trPr>
          <w:jc w:val="center"/>
        </w:trPr>
        <w:tc>
          <w:tcPr>
            <w:tcW w:w="3000" w:type="dxa"/>
          </w:tcPr>
          <w:p w:rsidR="00D608F4" w:rsidRDefault="00000000">
            <w:pPr>
              <w:spacing w:line="300" w:lineRule="auto"/>
            </w:pPr>
            <w:r>
              <w:t xml:space="preserve">% </w:t>
            </w:r>
            <w:proofErr w:type="spellStart"/>
            <w:r>
              <w:t>объясн</w:t>
            </w:r>
            <w:proofErr w:type="spellEnd"/>
            <w:r>
              <w:t xml:space="preserve">. </w:t>
            </w:r>
            <w:proofErr w:type="spellStart"/>
            <w:r>
              <w:t>межстр</w:t>
            </w:r>
            <w:proofErr w:type="spellEnd"/>
            <w:r>
              <w:t>.</w:t>
            </w:r>
          </w:p>
        </w:tc>
        <w:tc>
          <w:tcPr>
            <w:tcW w:w="1800" w:type="dxa"/>
          </w:tcPr>
          <w:p w:rsidR="00D608F4" w:rsidRDefault="00000000">
            <w:pPr>
              <w:spacing w:line="300" w:lineRule="auto"/>
              <w:jc w:val="center"/>
            </w:pPr>
            <w:r>
              <w:t>—</w:t>
            </w:r>
          </w:p>
        </w:tc>
        <w:tc>
          <w:tcPr>
            <w:tcW w:w="1716" w:type="dxa"/>
          </w:tcPr>
          <w:p w:rsidR="00D608F4" w:rsidRDefault="00000000">
            <w:pPr>
              <w:spacing w:line="300" w:lineRule="auto"/>
              <w:jc w:val="center"/>
            </w:pPr>
            <w:r>
              <w:t>27,7%</w:t>
            </w:r>
          </w:p>
        </w:tc>
        <w:tc>
          <w:tcPr>
            <w:tcW w:w="2084" w:type="dxa"/>
          </w:tcPr>
          <w:p w:rsidR="00D608F4" w:rsidRDefault="00000000">
            <w:pPr>
              <w:spacing w:line="300" w:lineRule="auto"/>
              <w:jc w:val="center"/>
            </w:pPr>
            <w:r>
              <w:t>78,9%</w:t>
            </w:r>
          </w:p>
        </w:tc>
      </w:tr>
      <w:tr w:rsidR="00D608F4" w:rsidTr="0098190D">
        <w:trPr>
          <w:jc w:val="center"/>
        </w:trPr>
        <w:tc>
          <w:tcPr>
            <w:tcW w:w="3000" w:type="dxa"/>
          </w:tcPr>
          <w:p w:rsidR="00D608F4" w:rsidRDefault="00000000">
            <w:pPr>
              <w:spacing w:line="300" w:lineRule="auto"/>
            </w:pPr>
            <w:r>
              <w:t xml:space="preserve">% </w:t>
            </w:r>
            <w:proofErr w:type="spellStart"/>
            <w:r>
              <w:t>объясн</w:t>
            </w:r>
            <w:proofErr w:type="spellEnd"/>
            <w:r>
              <w:t>. внутри-стр.</w:t>
            </w:r>
          </w:p>
        </w:tc>
        <w:tc>
          <w:tcPr>
            <w:tcW w:w="1800" w:type="dxa"/>
          </w:tcPr>
          <w:p w:rsidR="00D608F4" w:rsidRDefault="00000000">
            <w:pPr>
              <w:spacing w:line="300" w:lineRule="auto"/>
              <w:jc w:val="center"/>
            </w:pPr>
            <w:r>
              <w:t>—</w:t>
            </w:r>
          </w:p>
        </w:tc>
        <w:tc>
          <w:tcPr>
            <w:tcW w:w="1716" w:type="dxa"/>
          </w:tcPr>
          <w:p w:rsidR="00D608F4" w:rsidRDefault="00000000">
            <w:pPr>
              <w:spacing w:line="300" w:lineRule="auto"/>
              <w:jc w:val="center"/>
            </w:pPr>
            <w:r>
              <w:t>4,3%</w:t>
            </w:r>
          </w:p>
        </w:tc>
        <w:tc>
          <w:tcPr>
            <w:tcW w:w="2084" w:type="dxa"/>
          </w:tcPr>
          <w:p w:rsidR="00D608F4" w:rsidRDefault="00000000">
            <w:pPr>
              <w:spacing w:line="300" w:lineRule="auto"/>
              <w:jc w:val="center"/>
            </w:pPr>
            <w:r>
              <w:t>4,3%</w:t>
            </w:r>
          </w:p>
        </w:tc>
      </w:tr>
      <w:tr w:rsidR="00D608F4" w:rsidTr="0098190D">
        <w:trPr>
          <w:jc w:val="center"/>
        </w:trPr>
        <w:tc>
          <w:tcPr>
            <w:tcW w:w="3000" w:type="dxa"/>
          </w:tcPr>
          <w:p w:rsidR="00D608F4" w:rsidRDefault="00000000">
            <w:pPr>
              <w:spacing w:line="300" w:lineRule="auto"/>
            </w:pPr>
            <w:r>
              <w:t>AIC</w:t>
            </w:r>
          </w:p>
        </w:tc>
        <w:tc>
          <w:tcPr>
            <w:tcW w:w="1800" w:type="dxa"/>
          </w:tcPr>
          <w:p w:rsidR="00D608F4" w:rsidRDefault="00000000">
            <w:pPr>
              <w:spacing w:line="300" w:lineRule="auto"/>
              <w:jc w:val="center"/>
            </w:pPr>
            <w:r>
              <w:t>212 345</w:t>
            </w:r>
          </w:p>
        </w:tc>
        <w:tc>
          <w:tcPr>
            <w:tcW w:w="1716" w:type="dxa"/>
          </w:tcPr>
          <w:p w:rsidR="00D608F4" w:rsidRDefault="00000000">
            <w:pPr>
              <w:spacing w:line="300" w:lineRule="auto"/>
              <w:jc w:val="center"/>
            </w:pPr>
            <w:r>
              <w:t>208 916</w:t>
            </w:r>
          </w:p>
        </w:tc>
        <w:tc>
          <w:tcPr>
            <w:tcW w:w="2084" w:type="dxa"/>
          </w:tcPr>
          <w:p w:rsidR="00D608F4" w:rsidRDefault="00000000">
            <w:pPr>
              <w:spacing w:line="300" w:lineRule="auto"/>
              <w:jc w:val="center"/>
            </w:pPr>
            <w:r>
              <w:t>208 768</w:t>
            </w:r>
          </w:p>
        </w:tc>
      </w:tr>
      <w:tr w:rsidR="00D608F4" w:rsidTr="0098190D">
        <w:trPr>
          <w:jc w:val="center"/>
        </w:trPr>
        <w:tc>
          <w:tcPr>
            <w:tcW w:w="3000" w:type="dxa"/>
          </w:tcPr>
          <w:p w:rsidR="00D608F4" w:rsidRDefault="00000000">
            <w:pPr>
              <w:spacing w:line="300" w:lineRule="auto"/>
            </w:pPr>
            <w:r>
              <w:t>BIC</w:t>
            </w:r>
          </w:p>
        </w:tc>
        <w:tc>
          <w:tcPr>
            <w:tcW w:w="1800" w:type="dxa"/>
          </w:tcPr>
          <w:p w:rsidR="00D608F4" w:rsidRDefault="00000000">
            <w:pPr>
              <w:spacing w:line="300" w:lineRule="auto"/>
              <w:jc w:val="center"/>
            </w:pPr>
            <w:r>
              <w:t>212 372</w:t>
            </w:r>
          </w:p>
        </w:tc>
        <w:tc>
          <w:tcPr>
            <w:tcW w:w="1716" w:type="dxa"/>
          </w:tcPr>
          <w:p w:rsidR="00D608F4" w:rsidRDefault="00000000">
            <w:pPr>
              <w:spacing w:line="300" w:lineRule="auto"/>
              <w:jc w:val="center"/>
            </w:pPr>
            <w:r>
              <w:t>209 040</w:t>
            </w:r>
          </w:p>
        </w:tc>
        <w:tc>
          <w:tcPr>
            <w:tcW w:w="2084" w:type="dxa"/>
          </w:tcPr>
          <w:p w:rsidR="00D608F4" w:rsidRDefault="00000000">
            <w:pPr>
              <w:spacing w:line="300" w:lineRule="auto"/>
              <w:jc w:val="center"/>
            </w:pPr>
            <w:r>
              <w:t>208 925</w:t>
            </w:r>
          </w:p>
        </w:tc>
      </w:tr>
    </w:tbl>
    <w:p w:rsidR="00C54CB0" w:rsidRDefault="00000000" w:rsidP="0098190D">
      <w:pPr>
        <w:spacing w:before="240" w:line="360" w:lineRule="auto"/>
        <w:ind w:firstLine="360"/>
        <w:jc w:val="both"/>
        <w:sectPr w:rsidR="00C54CB0" w:rsidSect="009C672C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 xml:space="preserve">Три страновые переменные в совокупности объясняют 78,9% </w:t>
      </w:r>
      <w:proofErr w:type="spellStart"/>
      <w:r>
        <w:t>межстрановой</w:t>
      </w:r>
      <w:proofErr w:type="spellEnd"/>
      <w:r>
        <w:t xml:space="preserve"> дисперсии доверия, при этом основной вклад вносит CPI. Страновые различия в уровне доверия практически полностью объясняются качеством институтов (с контролем на индивидуальные характеристики респондентов). Внутри-страновая дисперсия снижается лишь на 4,3% при добавлении индивидуальных предикторов </w:t>
      </w:r>
      <w:r w:rsidR="0098190D" w:rsidRPr="0098190D">
        <w:t>–</w:t>
      </w:r>
      <w:r>
        <w:t xml:space="preserve"> типичный результат для </w:t>
      </w:r>
      <w:r>
        <w:lastRenderedPageBreak/>
        <w:t>моделей доверия: большая часть индивидуальной вариации приходится на личный опыт, психологические особенности и биографические обстоятельства, не измеряемые стандартной анкетой ESS. AIC и BIC последовательно снижаются от M0 к M1 и далее к M2, что подтверждает улучшение модели при каждом расширении спецификации.</w:t>
      </w:r>
    </w:p>
    <w:p w:rsidR="00D608F4" w:rsidRDefault="00000000" w:rsidP="00751C93">
      <w:pPr>
        <w:pStyle w:val="3"/>
      </w:pPr>
      <w:bookmarkStart w:id="132" w:name="_Toc228709393"/>
      <w:r>
        <w:lastRenderedPageBreak/>
        <w:t xml:space="preserve">6.2.5. Диагностика </w:t>
      </w:r>
      <w:proofErr w:type="spellStart"/>
      <w:r>
        <w:t>мультиколлинеарности</w:t>
      </w:r>
      <w:proofErr w:type="spellEnd"/>
      <w:r>
        <w:t xml:space="preserve"> (VIF)</w:t>
      </w:r>
      <w:bookmarkEnd w:id="132"/>
    </w:p>
    <w:p w:rsidR="00C54CB0" w:rsidRDefault="00000000" w:rsidP="00C54CB0">
      <w:pPr>
        <w:spacing w:line="360" w:lineRule="auto"/>
        <w:ind w:firstLine="360"/>
        <w:jc w:val="both"/>
      </w:pPr>
      <w:r>
        <w:t>Для финальной модели M2 рассчитаны коэффициенты инфляции дисперсии (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Inflation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, VIF) отдельно на индивидуальном и страновом уровнях. </w:t>
      </w:r>
    </w:p>
    <w:p w:rsidR="00C54CB0" w:rsidRPr="00EA2B95" w:rsidRDefault="00C54CB0" w:rsidP="00C54CB0">
      <w:pPr>
        <w:spacing w:before="80" w:after="160" w:line="360" w:lineRule="auto"/>
        <w:jc w:val="right"/>
      </w:pPr>
      <w:r>
        <w:rPr>
          <w:i/>
          <w:iCs/>
        </w:rPr>
        <w:t>Таблица 6.</w:t>
      </w:r>
      <w:r w:rsidR="00EA2B95">
        <w:rPr>
          <w:i/>
          <w:iCs/>
        </w:rPr>
        <w:t>8</w:t>
      </w:r>
      <w:r>
        <w:rPr>
          <w:i/>
          <w:iCs/>
        </w:rPr>
        <w:t xml:space="preserve"> — </w:t>
      </w:r>
      <w:r w:rsidR="00EA2B95">
        <w:rPr>
          <w:i/>
          <w:iCs/>
          <w:lang w:val="en-US"/>
        </w:rPr>
        <w:t>VIF</w:t>
      </w:r>
      <w:r w:rsidR="00EA2B95" w:rsidRPr="00EA2B95">
        <w:rPr>
          <w:i/>
          <w:iCs/>
        </w:rPr>
        <w:t xml:space="preserve"> </w:t>
      </w:r>
      <w:r w:rsidR="00EA2B95">
        <w:rPr>
          <w:i/>
          <w:iCs/>
        </w:rPr>
        <w:t>предикторы модели М2</w:t>
      </w:r>
    </w:p>
    <w:tbl>
      <w:tblPr>
        <w:tblStyle w:val="ac"/>
        <w:tblW w:w="14560" w:type="dxa"/>
        <w:jc w:val="center"/>
        <w:tblLook w:val="0480" w:firstRow="0" w:lastRow="0" w:firstColumn="1" w:lastColumn="0" w:noHBand="0" w:noVBand="1"/>
      </w:tblPr>
      <w:tblGrid>
        <w:gridCol w:w="716"/>
        <w:gridCol w:w="964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01"/>
        <w:gridCol w:w="693"/>
        <w:gridCol w:w="693"/>
      </w:tblGrid>
      <w:tr w:rsidR="00EA2B95" w:rsidRPr="00EA2B95" w:rsidTr="0098190D">
        <w:trPr>
          <w:jc w:val="center"/>
        </w:trPr>
        <w:tc>
          <w:tcPr>
            <w:tcW w:w="984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b/>
                <w:bCs/>
                <w:sz w:val="20"/>
                <w:szCs w:val="20"/>
              </w:rPr>
            </w:pPr>
            <w:r w:rsidRPr="00EA2B95">
              <w:rPr>
                <w:b/>
                <w:bCs/>
                <w:sz w:val="20"/>
                <w:szCs w:val="20"/>
              </w:rPr>
              <w:t>Предиктор</w:t>
            </w:r>
          </w:p>
        </w:tc>
        <w:tc>
          <w:tcPr>
            <w:tcW w:w="1363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openness_z</w:t>
            </w:r>
            <w:proofErr w:type="spellEnd"/>
          </w:p>
        </w:tc>
        <w:tc>
          <w:tcPr>
            <w:tcW w:w="1147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conservation_z</w:t>
            </w:r>
            <w:proofErr w:type="spellEnd"/>
          </w:p>
        </w:tc>
        <w:tc>
          <w:tcPr>
            <w:tcW w:w="959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self_trans_z</w:t>
            </w:r>
            <w:proofErr w:type="spellEnd"/>
          </w:p>
        </w:tc>
        <w:tc>
          <w:tcPr>
            <w:tcW w:w="883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self_enh_z</w:t>
            </w:r>
            <w:proofErr w:type="spellEnd"/>
          </w:p>
        </w:tc>
        <w:tc>
          <w:tcPr>
            <w:tcW w:w="857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netusoft_z</w:t>
            </w:r>
            <w:proofErr w:type="spellEnd"/>
          </w:p>
        </w:tc>
        <w:tc>
          <w:tcPr>
            <w:tcW w:w="1122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log_netustm_z</w:t>
            </w:r>
            <w:proofErr w:type="spellEnd"/>
          </w:p>
        </w:tc>
        <w:tc>
          <w:tcPr>
            <w:tcW w:w="1079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log_nwspol_z</w:t>
            </w:r>
            <w:proofErr w:type="spellEnd"/>
          </w:p>
        </w:tc>
        <w:tc>
          <w:tcPr>
            <w:tcW w:w="643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agea_z</w:t>
            </w:r>
            <w:proofErr w:type="spellEnd"/>
          </w:p>
        </w:tc>
        <w:tc>
          <w:tcPr>
            <w:tcW w:w="635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female</w:t>
            </w:r>
            <w:proofErr w:type="spellEnd"/>
          </w:p>
        </w:tc>
        <w:tc>
          <w:tcPr>
            <w:tcW w:w="771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eduyrs_z</w:t>
            </w:r>
            <w:proofErr w:type="spellEnd"/>
          </w:p>
        </w:tc>
        <w:tc>
          <w:tcPr>
            <w:tcW w:w="857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hinctnta_z</w:t>
            </w:r>
            <w:proofErr w:type="spellEnd"/>
          </w:p>
        </w:tc>
        <w:tc>
          <w:tcPr>
            <w:tcW w:w="831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domicil_z</w:t>
            </w:r>
            <w:proofErr w:type="spellEnd"/>
          </w:p>
        </w:tc>
        <w:tc>
          <w:tcPr>
            <w:tcW w:w="1267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gdp_pcap_ppp_z</w:t>
            </w:r>
            <w:proofErr w:type="spellEnd"/>
          </w:p>
        </w:tc>
        <w:tc>
          <w:tcPr>
            <w:tcW w:w="600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gini_z</w:t>
            </w:r>
            <w:proofErr w:type="spellEnd"/>
          </w:p>
        </w:tc>
        <w:tc>
          <w:tcPr>
            <w:tcW w:w="562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EA2B95">
              <w:rPr>
                <w:sz w:val="20"/>
                <w:szCs w:val="20"/>
              </w:rPr>
              <w:t>cpi_z</w:t>
            </w:r>
            <w:proofErr w:type="spellEnd"/>
          </w:p>
        </w:tc>
      </w:tr>
      <w:tr w:rsidR="00EA2B95" w:rsidRPr="00EA2B95" w:rsidTr="0098190D">
        <w:trPr>
          <w:jc w:val="center"/>
        </w:trPr>
        <w:tc>
          <w:tcPr>
            <w:tcW w:w="984" w:type="dxa"/>
          </w:tcPr>
          <w:p w:rsidR="00C54CB0" w:rsidRPr="00EA2B95" w:rsidRDefault="00C54CB0" w:rsidP="006B0601">
            <w:pPr>
              <w:spacing w:line="300" w:lineRule="auto"/>
              <w:rPr>
                <w:b/>
                <w:bCs/>
                <w:sz w:val="20"/>
                <w:szCs w:val="20"/>
                <w:lang w:val="en-US"/>
              </w:rPr>
            </w:pPr>
            <w:r w:rsidRPr="00EA2B95">
              <w:rPr>
                <w:b/>
                <w:bCs/>
                <w:sz w:val="20"/>
                <w:szCs w:val="20"/>
              </w:rPr>
              <w:t xml:space="preserve">Значение </w:t>
            </w:r>
            <w:r w:rsidRPr="00EA2B95">
              <w:rPr>
                <w:b/>
                <w:bCs/>
                <w:sz w:val="20"/>
                <w:szCs w:val="20"/>
                <w:lang w:val="en-US"/>
              </w:rPr>
              <w:t>VIF</w:t>
            </w:r>
          </w:p>
        </w:tc>
        <w:tc>
          <w:tcPr>
            <w:tcW w:w="1363" w:type="dxa"/>
          </w:tcPr>
          <w:p w:rsidR="00C54CB0" w:rsidRPr="00EA2B95" w:rsidRDefault="00C54CB0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EA2B95">
              <w:rPr>
                <w:sz w:val="20"/>
                <w:szCs w:val="20"/>
              </w:rPr>
              <w:t>5.016</w:t>
            </w:r>
          </w:p>
        </w:tc>
        <w:tc>
          <w:tcPr>
            <w:tcW w:w="1147" w:type="dxa"/>
          </w:tcPr>
          <w:p w:rsidR="00C54CB0" w:rsidRPr="00EA2B95" w:rsidRDefault="00EA2B95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EA2B95">
              <w:rPr>
                <w:sz w:val="20"/>
                <w:szCs w:val="20"/>
              </w:rPr>
              <w:t>4.752</w:t>
            </w:r>
          </w:p>
        </w:tc>
        <w:tc>
          <w:tcPr>
            <w:tcW w:w="959" w:type="dxa"/>
          </w:tcPr>
          <w:p w:rsidR="00C54CB0" w:rsidRPr="00EA2B95" w:rsidRDefault="00EA2B95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EA2B95">
              <w:rPr>
                <w:sz w:val="20"/>
                <w:szCs w:val="20"/>
              </w:rPr>
              <w:t>5.206</w:t>
            </w:r>
          </w:p>
        </w:tc>
        <w:tc>
          <w:tcPr>
            <w:tcW w:w="883" w:type="dxa"/>
          </w:tcPr>
          <w:p w:rsidR="00C54CB0" w:rsidRPr="00EA2B95" w:rsidRDefault="00EA2B95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EA2B95">
              <w:rPr>
                <w:sz w:val="20"/>
                <w:szCs w:val="20"/>
              </w:rPr>
              <w:t>3.723</w:t>
            </w:r>
          </w:p>
        </w:tc>
        <w:tc>
          <w:tcPr>
            <w:tcW w:w="857" w:type="dxa"/>
          </w:tcPr>
          <w:p w:rsidR="00C54CB0" w:rsidRPr="00EA2B95" w:rsidRDefault="00EA2B95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EA2B95">
              <w:rPr>
                <w:sz w:val="20"/>
                <w:szCs w:val="20"/>
              </w:rPr>
              <w:t>1.768</w:t>
            </w:r>
          </w:p>
        </w:tc>
        <w:tc>
          <w:tcPr>
            <w:tcW w:w="1122" w:type="dxa"/>
          </w:tcPr>
          <w:p w:rsidR="00C54CB0" w:rsidRPr="00EA2B95" w:rsidRDefault="00EA2B95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EA2B95">
              <w:rPr>
                <w:sz w:val="20"/>
                <w:szCs w:val="20"/>
              </w:rPr>
              <w:t>1.133</w:t>
            </w:r>
          </w:p>
        </w:tc>
        <w:tc>
          <w:tcPr>
            <w:tcW w:w="1079" w:type="dxa"/>
          </w:tcPr>
          <w:p w:rsidR="00C54CB0" w:rsidRPr="00EA2B95" w:rsidRDefault="00EA2B95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EA2B95">
              <w:rPr>
                <w:sz w:val="20"/>
                <w:szCs w:val="20"/>
              </w:rPr>
              <w:t>1.084</w:t>
            </w:r>
          </w:p>
        </w:tc>
        <w:tc>
          <w:tcPr>
            <w:tcW w:w="643" w:type="dxa"/>
          </w:tcPr>
          <w:p w:rsidR="00C54CB0" w:rsidRPr="00EA2B95" w:rsidRDefault="00EA2B95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EA2B95">
              <w:rPr>
                <w:sz w:val="20"/>
                <w:szCs w:val="20"/>
              </w:rPr>
              <w:t>1.753</w:t>
            </w:r>
          </w:p>
        </w:tc>
        <w:tc>
          <w:tcPr>
            <w:tcW w:w="635" w:type="dxa"/>
          </w:tcPr>
          <w:p w:rsidR="00C54CB0" w:rsidRPr="00EA2B95" w:rsidRDefault="00EA2B95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EA2B95">
              <w:rPr>
                <w:sz w:val="20"/>
                <w:szCs w:val="20"/>
              </w:rPr>
              <w:t>1.020</w:t>
            </w:r>
          </w:p>
        </w:tc>
        <w:tc>
          <w:tcPr>
            <w:tcW w:w="771" w:type="dxa"/>
          </w:tcPr>
          <w:p w:rsidR="00C54CB0" w:rsidRPr="00EA2B95" w:rsidRDefault="00EA2B95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EA2B95">
              <w:rPr>
                <w:sz w:val="20"/>
                <w:szCs w:val="20"/>
              </w:rPr>
              <w:t>1.289</w:t>
            </w:r>
          </w:p>
        </w:tc>
        <w:tc>
          <w:tcPr>
            <w:tcW w:w="857" w:type="dxa"/>
          </w:tcPr>
          <w:p w:rsidR="00C54CB0" w:rsidRPr="00EA2B95" w:rsidRDefault="00EA2B95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1.196</w:t>
            </w:r>
          </w:p>
        </w:tc>
        <w:tc>
          <w:tcPr>
            <w:tcW w:w="831" w:type="dxa"/>
          </w:tcPr>
          <w:p w:rsidR="00C54CB0" w:rsidRPr="00EA2B95" w:rsidRDefault="00EA2B95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1.036</w:t>
            </w:r>
          </w:p>
        </w:tc>
        <w:tc>
          <w:tcPr>
            <w:tcW w:w="1267" w:type="dxa"/>
          </w:tcPr>
          <w:p w:rsidR="00C54CB0" w:rsidRPr="00EA2B95" w:rsidRDefault="00EA2B95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2.896</w:t>
            </w:r>
          </w:p>
        </w:tc>
        <w:tc>
          <w:tcPr>
            <w:tcW w:w="600" w:type="dxa"/>
          </w:tcPr>
          <w:p w:rsidR="00C54CB0" w:rsidRPr="00EA2B95" w:rsidRDefault="00EA2B95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1.209</w:t>
            </w:r>
          </w:p>
        </w:tc>
        <w:tc>
          <w:tcPr>
            <w:tcW w:w="562" w:type="dxa"/>
          </w:tcPr>
          <w:p w:rsidR="00C54CB0" w:rsidRPr="00EA2B95" w:rsidRDefault="00EA2B95" w:rsidP="006B060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3.011</w:t>
            </w:r>
          </w:p>
        </w:tc>
      </w:tr>
      <w:tr w:rsidR="00EA2B95" w:rsidRPr="00EA2B95" w:rsidTr="0098190D">
        <w:trPr>
          <w:jc w:val="center"/>
        </w:trPr>
        <w:tc>
          <w:tcPr>
            <w:tcW w:w="984" w:type="dxa"/>
          </w:tcPr>
          <w:p w:rsidR="00EA2B95" w:rsidRPr="00EA2B95" w:rsidRDefault="00EA2B95" w:rsidP="00EA2B95">
            <w:pPr>
              <w:spacing w:line="300" w:lineRule="auto"/>
              <w:rPr>
                <w:b/>
                <w:bCs/>
                <w:sz w:val="20"/>
                <w:szCs w:val="20"/>
              </w:rPr>
            </w:pPr>
            <w:r w:rsidRPr="00EA2B95">
              <w:rPr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1363" w:type="dxa"/>
          </w:tcPr>
          <w:p w:rsidR="00EA2B95" w:rsidRPr="00EA2B95" w:rsidRDefault="00EA2B95" w:rsidP="00EA2B95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Индивидуальный</w:t>
            </w:r>
          </w:p>
        </w:tc>
        <w:tc>
          <w:tcPr>
            <w:tcW w:w="1147" w:type="dxa"/>
          </w:tcPr>
          <w:p w:rsidR="00EA2B95" w:rsidRDefault="00EA2B95" w:rsidP="00EA2B95">
            <w:r w:rsidRPr="00A74AB1">
              <w:rPr>
                <w:sz w:val="20"/>
                <w:szCs w:val="20"/>
              </w:rPr>
              <w:t>Индивидуальный</w:t>
            </w:r>
          </w:p>
        </w:tc>
        <w:tc>
          <w:tcPr>
            <w:tcW w:w="959" w:type="dxa"/>
          </w:tcPr>
          <w:p w:rsidR="00EA2B95" w:rsidRDefault="00EA2B95" w:rsidP="00EA2B95">
            <w:r w:rsidRPr="00A74AB1">
              <w:rPr>
                <w:sz w:val="20"/>
                <w:szCs w:val="20"/>
              </w:rPr>
              <w:t>Индивидуальный</w:t>
            </w:r>
          </w:p>
        </w:tc>
        <w:tc>
          <w:tcPr>
            <w:tcW w:w="883" w:type="dxa"/>
          </w:tcPr>
          <w:p w:rsidR="00EA2B95" w:rsidRDefault="00EA2B95" w:rsidP="00EA2B95">
            <w:r w:rsidRPr="00A74AB1">
              <w:rPr>
                <w:sz w:val="20"/>
                <w:szCs w:val="20"/>
              </w:rPr>
              <w:t>Индивидуальный</w:t>
            </w:r>
          </w:p>
        </w:tc>
        <w:tc>
          <w:tcPr>
            <w:tcW w:w="857" w:type="dxa"/>
          </w:tcPr>
          <w:p w:rsidR="00EA2B95" w:rsidRDefault="00EA2B95" w:rsidP="00EA2B95">
            <w:r w:rsidRPr="00A74AB1">
              <w:rPr>
                <w:sz w:val="20"/>
                <w:szCs w:val="20"/>
              </w:rPr>
              <w:t>Индивидуальный</w:t>
            </w:r>
          </w:p>
        </w:tc>
        <w:tc>
          <w:tcPr>
            <w:tcW w:w="1122" w:type="dxa"/>
          </w:tcPr>
          <w:p w:rsidR="00EA2B95" w:rsidRDefault="00EA2B95" w:rsidP="00EA2B95">
            <w:r w:rsidRPr="00A74AB1">
              <w:rPr>
                <w:sz w:val="20"/>
                <w:szCs w:val="20"/>
              </w:rPr>
              <w:t>Индивидуальный</w:t>
            </w:r>
          </w:p>
        </w:tc>
        <w:tc>
          <w:tcPr>
            <w:tcW w:w="1079" w:type="dxa"/>
          </w:tcPr>
          <w:p w:rsidR="00EA2B95" w:rsidRDefault="00EA2B95" w:rsidP="00EA2B95">
            <w:r w:rsidRPr="00A74AB1">
              <w:rPr>
                <w:sz w:val="20"/>
                <w:szCs w:val="20"/>
              </w:rPr>
              <w:t>Индивидуальный</w:t>
            </w:r>
          </w:p>
        </w:tc>
        <w:tc>
          <w:tcPr>
            <w:tcW w:w="643" w:type="dxa"/>
          </w:tcPr>
          <w:p w:rsidR="00EA2B95" w:rsidRDefault="00EA2B95" w:rsidP="00EA2B95">
            <w:r w:rsidRPr="00A74AB1">
              <w:rPr>
                <w:sz w:val="20"/>
                <w:szCs w:val="20"/>
              </w:rPr>
              <w:t>Индивидуальный</w:t>
            </w:r>
          </w:p>
        </w:tc>
        <w:tc>
          <w:tcPr>
            <w:tcW w:w="635" w:type="dxa"/>
          </w:tcPr>
          <w:p w:rsidR="00EA2B95" w:rsidRDefault="00EA2B95" w:rsidP="00EA2B95">
            <w:r w:rsidRPr="00A74AB1">
              <w:rPr>
                <w:sz w:val="20"/>
                <w:szCs w:val="20"/>
              </w:rPr>
              <w:t>Индивидуальный</w:t>
            </w:r>
          </w:p>
        </w:tc>
        <w:tc>
          <w:tcPr>
            <w:tcW w:w="771" w:type="dxa"/>
          </w:tcPr>
          <w:p w:rsidR="00EA2B95" w:rsidRDefault="00EA2B95" w:rsidP="00EA2B95">
            <w:r w:rsidRPr="00A74AB1">
              <w:rPr>
                <w:sz w:val="20"/>
                <w:szCs w:val="20"/>
              </w:rPr>
              <w:t>Индивидуальный</w:t>
            </w:r>
          </w:p>
        </w:tc>
        <w:tc>
          <w:tcPr>
            <w:tcW w:w="857" w:type="dxa"/>
          </w:tcPr>
          <w:p w:rsidR="00EA2B95" w:rsidRDefault="00EA2B95" w:rsidP="00EA2B95">
            <w:r w:rsidRPr="00A74AB1">
              <w:rPr>
                <w:sz w:val="20"/>
                <w:szCs w:val="20"/>
              </w:rPr>
              <w:t>Индивидуальный</w:t>
            </w:r>
          </w:p>
        </w:tc>
        <w:tc>
          <w:tcPr>
            <w:tcW w:w="831" w:type="dxa"/>
          </w:tcPr>
          <w:p w:rsidR="00EA2B95" w:rsidRDefault="00EA2B95" w:rsidP="00EA2B95">
            <w:r w:rsidRPr="00A74AB1">
              <w:rPr>
                <w:sz w:val="20"/>
                <w:szCs w:val="20"/>
              </w:rPr>
              <w:t>Индивидуальный</w:t>
            </w:r>
          </w:p>
        </w:tc>
        <w:tc>
          <w:tcPr>
            <w:tcW w:w="1267" w:type="dxa"/>
          </w:tcPr>
          <w:p w:rsidR="00EA2B95" w:rsidRPr="00EA2B95" w:rsidRDefault="00EA2B95" w:rsidP="00EA2B95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Страновый</w:t>
            </w:r>
            <w:proofErr w:type="spellEnd"/>
          </w:p>
        </w:tc>
        <w:tc>
          <w:tcPr>
            <w:tcW w:w="600" w:type="dxa"/>
          </w:tcPr>
          <w:p w:rsidR="00EA2B95" w:rsidRPr="00EA2B95" w:rsidRDefault="00EA2B95" w:rsidP="00EA2B95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Страновый</w:t>
            </w:r>
            <w:proofErr w:type="spellEnd"/>
          </w:p>
        </w:tc>
        <w:tc>
          <w:tcPr>
            <w:tcW w:w="562" w:type="dxa"/>
          </w:tcPr>
          <w:p w:rsidR="00EA2B95" w:rsidRPr="00EA2B95" w:rsidRDefault="00EA2B95" w:rsidP="00EA2B95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Страновый</w:t>
            </w:r>
            <w:proofErr w:type="spellEnd"/>
          </w:p>
        </w:tc>
      </w:tr>
    </w:tbl>
    <w:p w:rsidR="00D608F4" w:rsidRDefault="00000000" w:rsidP="00EA2B95">
      <w:pPr>
        <w:spacing w:before="240" w:line="360" w:lineRule="auto"/>
        <w:ind w:firstLine="360"/>
        <w:jc w:val="both"/>
      </w:pPr>
      <w:r>
        <w:t xml:space="preserve">На индивидуальном уровне максимальные значения VIF достигнуты для </w:t>
      </w:r>
      <w:proofErr w:type="spellStart"/>
      <w:r>
        <w:t>Openness</w:t>
      </w:r>
      <w:proofErr w:type="spellEnd"/>
      <w:r>
        <w:t xml:space="preserve"> (5,01) и Self-</w:t>
      </w:r>
      <w:proofErr w:type="spellStart"/>
      <w:r>
        <w:t>Transcendence</w:t>
      </w:r>
      <w:proofErr w:type="spellEnd"/>
      <w:r>
        <w:t xml:space="preserve"> (5,18), что находится на границе порогового значения 5,0, принятого в прикладной литературе. Причина умеренной </w:t>
      </w:r>
      <w:proofErr w:type="spellStart"/>
      <w:r>
        <w:t>мультиколлинеарности</w:t>
      </w:r>
      <w:proofErr w:type="spellEnd"/>
      <w:r>
        <w:t xml:space="preserve"> заключается в том, что четыре композитных ценностных индекса построены из пересекающихся факторов Шварца: в частности, </w:t>
      </w:r>
      <w:proofErr w:type="spellStart"/>
      <w:r>
        <w:t>Openness</w:t>
      </w:r>
      <w:proofErr w:type="spellEnd"/>
      <w:r>
        <w:t xml:space="preserve"> и Self-</w:t>
      </w:r>
      <w:proofErr w:type="spellStart"/>
      <w:r>
        <w:t>Transcendence</w:t>
      </w:r>
      <w:proofErr w:type="spellEnd"/>
      <w:r>
        <w:t xml:space="preserve"> через универсалистские и </w:t>
      </w:r>
      <w:proofErr w:type="spellStart"/>
      <w:r>
        <w:t>стимуляционные</w:t>
      </w:r>
      <w:proofErr w:type="spellEnd"/>
      <w:r>
        <w:t xml:space="preserve"> факторы используют частично общую информацию о респонденте. Это не является критическим: коэффициенты интерпретируются корректно, направления знаков совпадают с теоретическими ожиданиями, а стандартные ошибки умеренно раздуты, но не настолько, чтобы дестабилизировать выводы о значимости ведущих эффектов.</w:t>
      </w:r>
    </w:p>
    <w:p w:rsidR="00C54CB0" w:rsidRDefault="00000000" w:rsidP="00C54CB0">
      <w:pPr>
        <w:spacing w:line="360" w:lineRule="auto"/>
        <w:ind w:firstLine="360"/>
        <w:jc w:val="both"/>
        <w:sectPr w:rsidR="00C54CB0" w:rsidSect="00C54CB0">
          <w:pgSz w:w="16838" w:h="11906" w:orient="landscape"/>
          <w:pgMar w:top="850" w:right="1134" w:bottom="1701" w:left="1134" w:header="708" w:footer="708" w:gutter="0"/>
          <w:cols w:space="720"/>
          <w:docGrid w:linePitch="360"/>
        </w:sectPr>
      </w:pPr>
      <w:r>
        <w:t xml:space="preserve">На страновом уровне VIF составляет 3,0 для CPI, 2,9 для GDP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capita</w:t>
      </w:r>
      <w:proofErr w:type="spellEnd"/>
      <w:r>
        <w:t xml:space="preserve"> и 1,2 для </w:t>
      </w:r>
      <w:proofErr w:type="spellStart"/>
      <w:r>
        <w:t>Gini</w:t>
      </w:r>
      <w:proofErr w:type="spellEnd"/>
      <w:r>
        <w:t xml:space="preserve">. </w:t>
      </w:r>
      <w:proofErr w:type="spellStart"/>
      <w:r>
        <w:t>Коллинеарность</w:t>
      </w:r>
      <w:proofErr w:type="spellEnd"/>
      <w:r>
        <w:t xml:space="preserve"> CPI и GDP присутствует (что согласуется с r = 0,81), но не достигает критических значений. Оценки страновых коэффициентов стабильны при ограничении N = 29 стран, хотя, как отмечено в разделе 6.2.3, высокая </w:t>
      </w:r>
      <w:proofErr w:type="spellStart"/>
      <w:r>
        <w:t>коллинеарность</w:t>
      </w:r>
      <w:proofErr w:type="spellEnd"/>
      <w:r>
        <w:t xml:space="preserve"> CPI и GDP частично переносит сигнал GDP на коэффициент CPI. </w:t>
      </w:r>
      <w:proofErr w:type="spellStart"/>
      <w:r>
        <w:t>Gini</w:t>
      </w:r>
      <w:proofErr w:type="spellEnd"/>
      <w:r>
        <w:t xml:space="preserve"> сохраняет независимую вариацию и может быть интерпретирован отдельно.</w:t>
      </w:r>
    </w:p>
    <w:p w:rsidR="00D608F4" w:rsidRDefault="00000000" w:rsidP="00751C93">
      <w:pPr>
        <w:pStyle w:val="3"/>
      </w:pPr>
      <w:bookmarkStart w:id="133" w:name="_Toc228709394"/>
      <w:r>
        <w:lastRenderedPageBreak/>
        <w:t>6.2.6. QQ-</w:t>
      </w:r>
      <w:proofErr w:type="spellStart"/>
      <w:r>
        <w:t>plot</w:t>
      </w:r>
      <w:proofErr w:type="spellEnd"/>
      <w:r>
        <w:t xml:space="preserve"> остатков</w:t>
      </w:r>
      <w:bookmarkEnd w:id="133"/>
    </w:p>
    <w:p w:rsidR="00EA2B95" w:rsidRDefault="00EA2B95" w:rsidP="00EA2B95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4015653" cy="3333750"/>
            <wp:effectExtent l="0" t="0" r="0" b="0"/>
            <wp:docPr id="102973674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36749" name="Рисунок 10297367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176" cy="33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B95" w:rsidRDefault="00EA2B95" w:rsidP="00EA2B95">
      <w:pPr>
        <w:spacing w:line="360" w:lineRule="auto"/>
        <w:jc w:val="center"/>
      </w:pPr>
      <w:r>
        <w:t>Рисунок 6.6. Распределение остатков модели М2.</w:t>
      </w:r>
    </w:p>
    <w:p w:rsidR="00D608F4" w:rsidRDefault="00000000" w:rsidP="00EA2B95">
      <w:pPr>
        <w:spacing w:line="360" w:lineRule="auto"/>
        <w:ind w:firstLine="360"/>
        <w:jc w:val="both"/>
      </w:pPr>
      <w:r>
        <w:t>Распределение остатков финальной модели M2 проверено на близость к нормальному через QQ-</w:t>
      </w:r>
      <w:proofErr w:type="spellStart"/>
      <w:r>
        <w:t>plot</w:t>
      </w:r>
      <w:proofErr w:type="spellEnd"/>
      <w:r>
        <w:t xml:space="preserve">: квантили эмпирического распределения остатков сопоставляются с теоретическими квантилями стандартного нормального. Результат: остатки близки к нормальному распределению на большей части шкалы, небольшие отклонения наблюдаются на крайних квантилях. Коэффициент асимметрии </w:t>
      </w:r>
      <w:proofErr w:type="spellStart"/>
      <w:r>
        <w:t>skewness</w:t>
      </w:r>
      <w:proofErr w:type="spellEnd"/>
      <w:r>
        <w:t xml:space="preserve"> = </w:t>
      </w:r>
      <w:r w:rsidR="00EA2B95">
        <w:t>-</w:t>
      </w:r>
      <w:r>
        <w:t xml:space="preserve">0,21 </w:t>
      </w:r>
      <w:r w:rsidR="00EA2B95">
        <w:t>–</w:t>
      </w:r>
      <w:r>
        <w:t xml:space="preserve"> распределение слабо левостороннее. Отклонения на хвостах связаны с ограниченностью шкалы </w:t>
      </w:r>
      <w:proofErr w:type="spellStart"/>
      <w:r>
        <w:t>ppltrst</w:t>
      </w:r>
      <w:proofErr w:type="spellEnd"/>
      <w:r>
        <w:t xml:space="preserve"> от 0 до 10: модель не может предсказывать значения за пределами этого диапазона, что приводит к «обрезанию» хвостов. Эксцесс (</w:t>
      </w:r>
      <w:proofErr w:type="spellStart"/>
      <w:r>
        <w:t>kurtosis</w:t>
      </w:r>
      <w:proofErr w:type="spellEnd"/>
      <w:r>
        <w:t>) близок к 3 (нормальное значение), что указывает на умеренность отклонений. Допущения линейной многоуровневой модели выполняются приблизительно; грубых нарушений, требующих перехода на непараметрические методы или трансформацию зависимой переменной, не обнаружено.</w:t>
      </w:r>
    </w:p>
    <w:p w:rsidR="00D608F4" w:rsidRDefault="00000000" w:rsidP="00751C93">
      <w:pPr>
        <w:pStyle w:val="2"/>
      </w:pPr>
      <w:bookmarkStart w:id="134" w:name="_Toc228709395"/>
      <w:r>
        <w:t>6.3. Сопоставление двух подходов</w:t>
      </w:r>
      <w:bookmarkEnd w:id="134"/>
    </w:p>
    <w:p w:rsidR="00D608F4" w:rsidRDefault="00000000" w:rsidP="00EA2B95">
      <w:pPr>
        <w:spacing w:line="360" w:lineRule="auto"/>
        <w:ind w:firstLine="360"/>
        <w:jc w:val="both"/>
      </w:pPr>
      <w:r>
        <w:t xml:space="preserve">Для каждого из пятнадцати признаков получены два независимых показателя важности. Первый </w:t>
      </w:r>
      <w:r w:rsidR="0098190D" w:rsidRPr="0098190D">
        <w:t>–</w:t>
      </w:r>
      <w:r>
        <w:t xml:space="preserve"> абсолютное значение стандартизованного коэффициента в модели M2 (|β|) </w:t>
      </w:r>
      <w:r w:rsidR="00751C93">
        <w:t>–</w:t>
      </w:r>
      <w:r>
        <w:t xml:space="preserve"> характеризует силу частного эффекта в параметрической многоуровневой регрессии. Второй </w:t>
      </w:r>
      <w:r w:rsidR="0098190D" w:rsidRPr="0098190D">
        <w:t>–</w:t>
      </w:r>
      <w:r>
        <w:t xml:space="preserve"> </w:t>
      </w:r>
      <w:proofErr w:type="spellStart"/>
      <w:r>
        <w:t>permutation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на отложенной тестовой выборке, рассчитанный отдельно для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</w:t>
      </w:r>
      <w:proofErr w:type="spellStart"/>
      <w:r>
        <w:t>XGBoost</w:t>
      </w:r>
      <w:proofErr w:type="spellEnd"/>
      <w:r w:rsidR="0098190D" w:rsidRPr="0098190D">
        <w:t xml:space="preserve">, </w:t>
      </w:r>
      <w:r w:rsidR="00751C93" w:rsidRPr="0098190D">
        <w:t>–</w:t>
      </w:r>
      <w:r w:rsidR="00751C93">
        <w:t xml:space="preserve"> характеризует</w:t>
      </w:r>
      <w:r>
        <w:t xml:space="preserve"> вклад признака в непараметрической модели. Согласованность порядка признаков оценивается коэффициентом ранговой </w:t>
      </w:r>
      <w:r>
        <w:lastRenderedPageBreak/>
        <w:t xml:space="preserve">корреляции </w:t>
      </w:r>
      <w:proofErr w:type="spellStart"/>
      <w:r>
        <w:t>Спирмена</w:t>
      </w:r>
      <w:proofErr w:type="spellEnd"/>
      <w:r>
        <w:t xml:space="preserve"> между рангами важности в двух подходах. Итоговое сопоставление представлено в таблице 6.</w:t>
      </w:r>
      <w:r w:rsidR="00EA2B95">
        <w:t>9</w:t>
      </w:r>
      <w:r>
        <w:t>.</w:t>
      </w:r>
    </w:p>
    <w:p w:rsidR="00D608F4" w:rsidRDefault="00000000" w:rsidP="00EA2B95">
      <w:pPr>
        <w:spacing w:before="80" w:after="160" w:line="360" w:lineRule="auto"/>
        <w:jc w:val="right"/>
      </w:pPr>
      <w:r>
        <w:rPr>
          <w:i/>
          <w:iCs/>
        </w:rPr>
        <w:t>Таблица 6.</w:t>
      </w:r>
      <w:r w:rsidR="00EA2B95">
        <w:rPr>
          <w:i/>
          <w:iCs/>
        </w:rPr>
        <w:t>9</w:t>
      </w:r>
      <w:r>
        <w:rPr>
          <w:i/>
          <w:iCs/>
        </w:rPr>
        <w:t xml:space="preserve"> — Рейтинг важности признаков: многоуровневая регрессия </w:t>
      </w:r>
      <w:r w:rsidR="00EA2B95">
        <w:rPr>
          <w:i/>
          <w:iCs/>
        </w:rPr>
        <w:t>и</w:t>
      </w:r>
      <w:r>
        <w:rPr>
          <w:i/>
          <w:iCs/>
        </w:rPr>
        <w:t xml:space="preserve"> ML</w:t>
      </w:r>
    </w:p>
    <w:tbl>
      <w:tblPr>
        <w:tblStyle w:val="ac"/>
        <w:tblW w:w="7225" w:type="dxa"/>
        <w:jc w:val="center"/>
        <w:tblLook w:val="04A0" w:firstRow="1" w:lastRow="0" w:firstColumn="1" w:lastColumn="0" w:noHBand="0" w:noVBand="1"/>
      </w:tblPr>
      <w:tblGrid>
        <w:gridCol w:w="3200"/>
        <w:gridCol w:w="1200"/>
        <w:gridCol w:w="1200"/>
        <w:gridCol w:w="1625"/>
      </w:tblGrid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Признак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Ранг M2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Ранг RF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Ранг XGB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r>
              <w:t>CPI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1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Conservation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2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8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5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r>
              <w:t>Self-</w:t>
            </w:r>
            <w:proofErr w:type="spellStart"/>
            <w:r>
              <w:t>Transcendence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3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9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6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eduyrs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4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3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3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hinctnta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5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5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5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netusoft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6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7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7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r>
              <w:t xml:space="preserve">GDP </w:t>
            </w:r>
            <w:proofErr w:type="spellStart"/>
            <w:r>
              <w:t>per</w:t>
            </w:r>
            <w:proofErr w:type="spellEnd"/>
            <w:r>
              <w:t xml:space="preserve"> </w:t>
            </w:r>
            <w:proofErr w:type="spellStart"/>
            <w:r>
              <w:t>capita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7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2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2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agea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8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6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6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Gini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9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4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4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log_nwspol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10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10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8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r>
              <w:t>Self-</w:t>
            </w:r>
            <w:proofErr w:type="spellStart"/>
            <w:r>
              <w:t>Enhancement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11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11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10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log_netustm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12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12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11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female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13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13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13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Openness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14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14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12</w:t>
            </w:r>
          </w:p>
        </w:tc>
      </w:tr>
      <w:tr w:rsidR="00D608F4" w:rsidTr="0098190D">
        <w:trPr>
          <w:jc w:val="center"/>
        </w:trPr>
        <w:tc>
          <w:tcPr>
            <w:tcW w:w="3200" w:type="dxa"/>
          </w:tcPr>
          <w:p w:rsidR="00D608F4" w:rsidRDefault="00000000">
            <w:pPr>
              <w:spacing w:line="300" w:lineRule="auto"/>
            </w:pPr>
            <w:proofErr w:type="spellStart"/>
            <w:r>
              <w:t>domicil</w:t>
            </w:r>
            <w:proofErr w:type="spellEnd"/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15</w:t>
            </w:r>
          </w:p>
        </w:tc>
        <w:tc>
          <w:tcPr>
            <w:tcW w:w="1200" w:type="dxa"/>
          </w:tcPr>
          <w:p w:rsidR="00D608F4" w:rsidRDefault="00000000">
            <w:pPr>
              <w:spacing w:line="300" w:lineRule="auto"/>
              <w:jc w:val="center"/>
            </w:pPr>
            <w:r>
              <w:t>15</w:t>
            </w:r>
          </w:p>
        </w:tc>
        <w:tc>
          <w:tcPr>
            <w:tcW w:w="1625" w:type="dxa"/>
          </w:tcPr>
          <w:p w:rsidR="00D608F4" w:rsidRDefault="00000000">
            <w:pPr>
              <w:spacing w:line="300" w:lineRule="auto"/>
              <w:jc w:val="center"/>
            </w:pPr>
            <w:r>
              <w:t>14</w:t>
            </w:r>
          </w:p>
        </w:tc>
      </w:tr>
    </w:tbl>
    <w:p w:rsidR="00D608F4" w:rsidRDefault="00000000" w:rsidP="00EA2B95">
      <w:pPr>
        <w:spacing w:before="240" w:line="360" w:lineRule="auto"/>
        <w:ind w:firstLine="360"/>
        <w:jc w:val="both"/>
      </w:pPr>
      <w:r>
        <w:t xml:space="preserve">Коэффициент </w:t>
      </w:r>
      <w:proofErr w:type="spellStart"/>
      <w:r>
        <w:t>Спирмена</w:t>
      </w:r>
      <w:proofErr w:type="spellEnd"/>
      <w:r>
        <w:t xml:space="preserve"> между рангом |β| в M2 и </w:t>
      </w:r>
      <w:proofErr w:type="spellStart"/>
      <w:r>
        <w:t>permutation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равен 0,75 (p = 0,0014); с </w:t>
      </w:r>
      <w:proofErr w:type="spellStart"/>
      <w:r>
        <w:t>XGBoost</w:t>
      </w:r>
      <w:proofErr w:type="spellEnd"/>
      <w:r>
        <w:t xml:space="preserve"> — 0,81 (p = 0,0003). Оба значения значимы на уровне p </w:t>
      </w:r>
      <w:proofErr w:type="gramStart"/>
      <w:r>
        <w:t>&lt;</w:t>
      </w:r>
      <w:r w:rsidR="0098190D" w:rsidRPr="0098190D">
        <w:t xml:space="preserve"> </w:t>
      </w:r>
      <w:r>
        <w:t>0</w:t>
      </w:r>
      <w:proofErr w:type="gramEnd"/>
      <w:r>
        <w:t xml:space="preserve">,01, что количественно подтверждает согласованность рейтингов в двух методологически независимых подходах. Основной содержательный вывод </w:t>
      </w:r>
      <w:r w:rsidR="00EA2B95">
        <w:t>–</w:t>
      </w:r>
      <w:r>
        <w:t xml:space="preserve"> доминирование CPI среди страновых предикторов и значимый вклад ресурсных индивидуальных характеристик (образование, доход) </w:t>
      </w:r>
      <w:r w:rsidR="00EA2B95">
        <w:t>–</w:t>
      </w:r>
      <w:r>
        <w:t xml:space="preserve"> не зависит от выбора методологии.</w:t>
      </w:r>
    </w:p>
    <w:p w:rsidR="00D608F4" w:rsidRDefault="00000000" w:rsidP="00EA2B95">
      <w:pPr>
        <w:spacing w:line="360" w:lineRule="auto"/>
        <w:ind w:firstLine="360"/>
        <w:jc w:val="both"/>
      </w:pPr>
      <w:r>
        <w:t>Совпадения и расхождения. В верхней части рейтинга результаты обоих подходов согласованы: CPI занимает первое место в многоуровневой модели и в обеих ML-моделях; образование, доход, частота использования интернета и возраст стабильно входят в верхнюю половину рейтинга обоих методов.</w:t>
      </w:r>
    </w:p>
    <w:p w:rsidR="00EA2B95" w:rsidRDefault="00000000" w:rsidP="00EA2B95">
      <w:pPr>
        <w:spacing w:line="360" w:lineRule="auto"/>
        <w:ind w:firstLine="360"/>
        <w:jc w:val="both"/>
      </w:pPr>
      <w:r>
        <w:t xml:space="preserve">Наблюдаются два систематических расхождения, требующих содержательного объяснения. Первое: ценности </w:t>
      </w:r>
      <w:proofErr w:type="spellStart"/>
      <w:r>
        <w:t>Conservation</w:t>
      </w:r>
      <w:proofErr w:type="spellEnd"/>
      <w:r>
        <w:t xml:space="preserve"> и Self-</w:t>
      </w:r>
      <w:proofErr w:type="spellStart"/>
      <w:r>
        <w:t>Transcendence</w:t>
      </w:r>
      <w:proofErr w:type="spellEnd"/>
      <w:r>
        <w:t xml:space="preserve"> в M2 занимают вторую и третью позиции по абсолютной величине коэффициента, но в </w:t>
      </w:r>
      <w:proofErr w:type="spellStart"/>
      <w:r>
        <w:t>permutation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опускаются на восьмую и девятую позиции; у </w:t>
      </w:r>
      <w:proofErr w:type="spellStart"/>
      <w:r>
        <w:t>XGBoost</w:t>
      </w:r>
      <w:proofErr w:type="spellEnd"/>
      <w:r>
        <w:t xml:space="preserve"> </w:t>
      </w:r>
      <w:r w:rsidR="00EA2B95">
        <w:t>–</w:t>
      </w:r>
      <w:r>
        <w:t xml:space="preserve"> на пятую и шестую. Причина техническая: линейный эффект ценностей хорошо передаётся коэффициентом регрессии в линейной модели, но при перестановке признака в </w:t>
      </w:r>
      <w:proofErr w:type="spellStart"/>
      <w:r>
        <w:t>tree-based</w:t>
      </w:r>
      <w:proofErr w:type="spellEnd"/>
      <w:r>
        <w:t xml:space="preserve"> моделях падение R² оказывается меньшим, поскольку основная доля объяснительной мощности приходится </w:t>
      </w:r>
      <w:r>
        <w:lastRenderedPageBreak/>
        <w:t>на страновые признаки (CPI, GDP), и удаление ценностей компенсируется частичной перезагрузкой на другие признаки через ансамбль деревьев.</w:t>
      </w:r>
    </w:p>
    <w:p w:rsidR="00EA2B95" w:rsidRDefault="00EA2B95" w:rsidP="00EA2B95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5592510" cy="3705225"/>
            <wp:effectExtent l="0" t="0" r="0" b="3175"/>
            <wp:docPr id="29120407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04076" name="Рисунок 2912040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846" cy="370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B95" w:rsidRDefault="00EA2B95" w:rsidP="00EA2B95">
      <w:pPr>
        <w:spacing w:line="360" w:lineRule="auto"/>
        <w:jc w:val="center"/>
      </w:pPr>
      <w:r>
        <w:t>Рисунок 6.6. Сопоставления рангов признаков.</w:t>
      </w:r>
    </w:p>
    <w:p w:rsidR="00D608F4" w:rsidRDefault="00000000" w:rsidP="00EA2B95">
      <w:pPr>
        <w:spacing w:line="360" w:lineRule="auto"/>
        <w:ind w:firstLine="360"/>
        <w:jc w:val="both"/>
      </w:pPr>
      <w:r>
        <w:t xml:space="preserve">Второе расхождение </w:t>
      </w:r>
      <w:r w:rsidR="00EA2B95">
        <w:t>–</w:t>
      </w:r>
      <w:r>
        <w:t xml:space="preserve"> обратного характера: GDP и </w:t>
      </w:r>
      <w:proofErr w:type="spellStart"/>
      <w:r>
        <w:t>Gini</w:t>
      </w:r>
      <w:proofErr w:type="spellEnd"/>
      <w:r>
        <w:t xml:space="preserve"> в </w:t>
      </w:r>
      <w:proofErr w:type="spellStart"/>
      <w:r>
        <w:t>permutation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поднимаются на вторую и четвёртую позиции, но в многоуровневой модели после контроля на CPI теряют значимость. Это следствие способности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</w:t>
      </w:r>
      <w:proofErr w:type="spellStart"/>
      <w:r>
        <w:t>XGBoost</w:t>
      </w:r>
      <w:proofErr w:type="spellEnd"/>
      <w:r>
        <w:t xml:space="preserve"> улавливать нелинейные эффекты (например, различный вклад GDP в странах с низким и высоким уровнем дохода), которые линейная модель не различает из-за высокой корреляции GDP и CPI (r = 0,81). Содержательный вывод: GDP и </w:t>
      </w:r>
      <w:proofErr w:type="spellStart"/>
      <w:r>
        <w:t>Gini</w:t>
      </w:r>
      <w:proofErr w:type="spellEnd"/>
      <w:r>
        <w:t xml:space="preserve"> вносят вклад в предсказание доверия, но этот вклад опосредуется взаимодействиями с другими переменными, не моделируемыми линейной спецификацией.</w:t>
      </w:r>
    </w:p>
    <w:p w:rsidR="00D608F4" w:rsidRDefault="00000000" w:rsidP="00751C93">
      <w:pPr>
        <w:pStyle w:val="2"/>
      </w:pPr>
      <w:bookmarkStart w:id="135" w:name="_Toc228709396"/>
      <w:r>
        <w:t xml:space="preserve">6.4. Итоги </w:t>
      </w:r>
      <w:r w:rsidR="00751C93">
        <w:t>моделирования социального доверия</w:t>
      </w:r>
      <w:bookmarkEnd w:id="135"/>
    </w:p>
    <w:p w:rsidR="00D608F4" w:rsidRDefault="00000000" w:rsidP="00EA2B95">
      <w:pPr>
        <w:spacing w:line="360" w:lineRule="auto"/>
        <w:ind w:firstLine="360"/>
        <w:jc w:val="both"/>
      </w:pPr>
      <w:r>
        <w:t xml:space="preserve">Результаты раздела 6 сводятся к </w:t>
      </w:r>
      <w:proofErr w:type="gramStart"/>
      <w:r>
        <w:t>шести основным</w:t>
      </w:r>
      <w:proofErr w:type="gramEnd"/>
      <w:r>
        <w:t xml:space="preserve"> положениям. Первое: гипотеза H3 подтверждается </w:t>
      </w:r>
      <w:r w:rsidR="0098190D" w:rsidRPr="0098190D">
        <w:t>–</w:t>
      </w:r>
      <w:r>
        <w:t xml:space="preserve"> ICC = 0,171, страновой уровень объясняет значимую, но не доминирующую долю дисперсии доверия. Второе: гипотеза H4 подтверждается частично </w:t>
      </w:r>
      <w:r w:rsidR="0098190D" w:rsidRPr="0098190D">
        <w:t>–</w:t>
      </w:r>
      <w:r>
        <w:t xml:space="preserve"> Self-</w:t>
      </w:r>
      <w:proofErr w:type="spellStart"/>
      <w:r>
        <w:t>Transcendence</w:t>
      </w:r>
      <w:proofErr w:type="spellEnd"/>
      <w:r>
        <w:t xml:space="preserve"> положительно, </w:t>
      </w:r>
      <w:proofErr w:type="spellStart"/>
      <w:r>
        <w:t>Conservation</w:t>
      </w:r>
      <w:proofErr w:type="spellEnd"/>
      <w:r>
        <w:t xml:space="preserve"> отрицательно связаны с доверием в соответствии с теоретическими ожиданиями; Self-</w:t>
      </w:r>
      <w:proofErr w:type="spellStart"/>
      <w:r>
        <w:t>Enhancement</w:t>
      </w:r>
      <w:proofErr w:type="spellEnd"/>
      <w:r>
        <w:t xml:space="preserve"> и </w:t>
      </w:r>
      <w:proofErr w:type="spellStart"/>
      <w:r>
        <w:t>Openness</w:t>
      </w:r>
      <w:proofErr w:type="spellEnd"/>
      <w:r>
        <w:t xml:space="preserve"> значимой связи не показали. Из четырёх высших измерений Шварца теоретические ожидания выдерживают два. Третье: гипотеза H5 подтверждается частично </w:t>
      </w:r>
      <w:r w:rsidR="0098190D" w:rsidRPr="0098190D">
        <w:t>–</w:t>
      </w:r>
      <w:r>
        <w:t xml:space="preserve"> среди страновых предикторов доминирует CPI (β = +0,54, p </w:t>
      </w:r>
      <w:proofErr w:type="gramStart"/>
      <w:r>
        <w:t>&lt; 0,001</w:t>
      </w:r>
      <w:proofErr w:type="gramEnd"/>
      <w:r>
        <w:t xml:space="preserve">), GDP и </w:t>
      </w:r>
      <w:proofErr w:type="spellStart"/>
      <w:r>
        <w:t>Gini</w:t>
      </w:r>
      <w:proofErr w:type="spellEnd"/>
      <w:r>
        <w:t xml:space="preserve"> после контроля на CPI </w:t>
      </w:r>
      <w:r>
        <w:lastRenderedPageBreak/>
        <w:t xml:space="preserve">теряют значимость: их эффект опосредуется институциональным качеством. Четвёртое: декомпозиция дисперсии </w:t>
      </w:r>
      <w:r w:rsidR="0098190D" w:rsidRPr="0098190D">
        <w:t>–</w:t>
      </w:r>
      <w:r>
        <w:t xml:space="preserve"> индивидуальные предикторы объясняют 4,3% внутри-страновой и 27,7% </w:t>
      </w:r>
      <w:proofErr w:type="spellStart"/>
      <w:r>
        <w:t>межстрановой</w:t>
      </w:r>
      <w:proofErr w:type="spellEnd"/>
      <w:r>
        <w:t xml:space="preserve"> вариации; три страновые переменные поднимают объяснение </w:t>
      </w:r>
      <w:proofErr w:type="spellStart"/>
      <w:r>
        <w:t>межстрановой</w:t>
      </w:r>
      <w:proofErr w:type="spellEnd"/>
      <w:r>
        <w:t xml:space="preserve"> вариации до 78,9%. Пятое: диагностика финальной модели </w:t>
      </w:r>
      <w:r w:rsidR="0098190D" w:rsidRPr="0098190D">
        <w:t>–</w:t>
      </w:r>
      <w:r>
        <w:t xml:space="preserve"> VIF в пределах допустимого на обоих уровнях, остатки приблизительно нормальны. Шестое: сопоставление подходов </w:t>
      </w:r>
      <w:r w:rsidR="0098190D" w:rsidRPr="0098190D">
        <w:t>–</w:t>
      </w:r>
      <w:r>
        <w:t xml:space="preserve"> </w:t>
      </w:r>
      <w:proofErr w:type="spellStart"/>
      <w:r>
        <w:t>Spearman</w:t>
      </w:r>
      <w:proofErr w:type="spellEnd"/>
      <w:r>
        <w:t xml:space="preserve"> ρ между рангами важности в M2 и ML-моделях составляет 0,75–0,81 при p </w:t>
      </w:r>
      <w:proofErr w:type="gramStart"/>
      <w:r>
        <w:t>&lt; 0</w:t>
      </w:r>
      <w:proofErr w:type="gramEnd"/>
      <w:r>
        <w:t xml:space="preserve">,01; ведущие предикторы (CPI, </w:t>
      </w:r>
      <w:proofErr w:type="spellStart"/>
      <w:r>
        <w:t>eduyrs</w:t>
      </w:r>
      <w:proofErr w:type="spellEnd"/>
      <w:r>
        <w:t xml:space="preserve">, </w:t>
      </w:r>
      <w:proofErr w:type="spellStart"/>
      <w:r>
        <w:t>hinctnta</w:t>
      </w:r>
      <w:proofErr w:type="spellEnd"/>
      <w:r>
        <w:t xml:space="preserve">, </w:t>
      </w:r>
      <w:proofErr w:type="spellStart"/>
      <w:r>
        <w:t>netusoft</w:t>
      </w:r>
      <w:proofErr w:type="spellEnd"/>
      <w:r>
        <w:t xml:space="preserve">, </w:t>
      </w:r>
      <w:proofErr w:type="spellStart"/>
      <w:r>
        <w:t>agea</w:t>
      </w:r>
      <w:proofErr w:type="spellEnd"/>
      <w:r>
        <w:t>) совпадают в обоих методах.</w:t>
      </w:r>
    </w:p>
    <w:p w:rsidR="00D608F4" w:rsidRDefault="00000000" w:rsidP="00751C93">
      <w:pPr>
        <w:pStyle w:val="1"/>
      </w:pPr>
      <w:bookmarkStart w:id="136" w:name="_Toc228709397"/>
      <w:r>
        <w:lastRenderedPageBreak/>
        <w:t xml:space="preserve">7. </w:t>
      </w:r>
      <w:r w:rsidR="004739DB">
        <w:t>Выводы</w:t>
      </w:r>
      <w:bookmarkEnd w:id="136"/>
    </w:p>
    <w:p w:rsidR="00D608F4" w:rsidRDefault="00000000" w:rsidP="00751C93">
      <w:pPr>
        <w:pStyle w:val="2"/>
      </w:pPr>
      <w:bookmarkStart w:id="137" w:name="_Toc228709398"/>
      <w:r>
        <w:t>7.1. Сводка по гипотезам</w:t>
      </w:r>
      <w:bookmarkEnd w:id="137"/>
    </w:p>
    <w:p w:rsidR="00D608F4" w:rsidRDefault="00000000" w:rsidP="00EA2B95">
      <w:pPr>
        <w:spacing w:line="360" w:lineRule="auto"/>
        <w:ind w:firstLine="360"/>
        <w:jc w:val="both"/>
      </w:pPr>
      <w:r>
        <w:t>Проведённый анализ позволяет сформулировать развёрнутые выводы по каждой из пяти гипотез исследования. Итоговая сводка представлена в таблице 7.1.</w:t>
      </w:r>
    </w:p>
    <w:p w:rsidR="00D608F4" w:rsidRDefault="00000000" w:rsidP="00EA2B95">
      <w:pPr>
        <w:spacing w:before="80" w:after="160" w:line="360" w:lineRule="auto"/>
        <w:jc w:val="right"/>
      </w:pPr>
      <w:r>
        <w:rPr>
          <w:i/>
          <w:iCs/>
        </w:rPr>
        <w:t>Таблица 7.1 — Результаты проверки гипотез</w:t>
      </w:r>
    </w:p>
    <w:tbl>
      <w:tblPr>
        <w:tblStyle w:val="ac"/>
        <w:tblW w:w="8900" w:type="dxa"/>
        <w:jc w:val="center"/>
        <w:tblLook w:val="04A0" w:firstRow="1" w:lastRow="0" w:firstColumn="1" w:lastColumn="0" w:noHBand="0" w:noVBand="1"/>
      </w:tblPr>
      <w:tblGrid>
        <w:gridCol w:w="1207"/>
        <w:gridCol w:w="3571"/>
        <w:gridCol w:w="4122"/>
      </w:tblGrid>
      <w:tr w:rsidR="00D608F4" w:rsidTr="0098190D">
        <w:trPr>
          <w:jc w:val="center"/>
        </w:trPr>
        <w:tc>
          <w:tcPr>
            <w:tcW w:w="9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Гипотеза</w:t>
            </w:r>
          </w:p>
        </w:tc>
        <w:tc>
          <w:tcPr>
            <w:tcW w:w="37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Формулировка</w:t>
            </w:r>
          </w:p>
        </w:tc>
        <w:tc>
          <w:tcPr>
            <w:tcW w:w="4300" w:type="dxa"/>
          </w:tcPr>
          <w:p w:rsidR="00D608F4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Результат</w:t>
            </w:r>
          </w:p>
        </w:tc>
      </w:tr>
      <w:tr w:rsidR="00D608F4" w:rsidTr="0098190D">
        <w:trPr>
          <w:jc w:val="center"/>
        </w:trPr>
        <w:tc>
          <w:tcPr>
            <w:tcW w:w="900" w:type="dxa"/>
          </w:tcPr>
          <w:p w:rsidR="00D608F4" w:rsidRDefault="00000000">
            <w:pPr>
              <w:spacing w:line="300" w:lineRule="auto"/>
            </w:pPr>
            <w:r>
              <w:t>H1</w:t>
            </w:r>
          </w:p>
        </w:tc>
        <w:tc>
          <w:tcPr>
            <w:tcW w:w="3700" w:type="dxa"/>
          </w:tcPr>
          <w:p w:rsidR="00D608F4" w:rsidRDefault="00000000">
            <w:pPr>
              <w:spacing w:line="300" w:lineRule="auto"/>
              <w:jc w:val="center"/>
            </w:pPr>
            <w:r>
              <w:t>10-факторная структура Шварца воспроизводится</w:t>
            </w:r>
          </w:p>
        </w:tc>
        <w:tc>
          <w:tcPr>
            <w:tcW w:w="4300" w:type="dxa"/>
          </w:tcPr>
          <w:p w:rsidR="00D608F4" w:rsidRDefault="00000000">
            <w:pPr>
              <w:spacing w:line="300" w:lineRule="auto"/>
              <w:jc w:val="center"/>
            </w:pPr>
            <w:r>
              <w:t>Подтверждена: CFI = 0,906, RMSEA = 0,058, SRMR = 0,050</w:t>
            </w:r>
          </w:p>
        </w:tc>
      </w:tr>
      <w:tr w:rsidR="00D608F4" w:rsidTr="0098190D">
        <w:trPr>
          <w:jc w:val="center"/>
        </w:trPr>
        <w:tc>
          <w:tcPr>
            <w:tcW w:w="900" w:type="dxa"/>
          </w:tcPr>
          <w:p w:rsidR="00D608F4" w:rsidRDefault="00000000">
            <w:pPr>
              <w:spacing w:line="300" w:lineRule="auto"/>
            </w:pPr>
            <w:r>
              <w:t>H2</w:t>
            </w:r>
          </w:p>
        </w:tc>
        <w:tc>
          <w:tcPr>
            <w:tcW w:w="3700" w:type="dxa"/>
          </w:tcPr>
          <w:p w:rsidR="00D608F4" w:rsidRDefault="00000000">
            <w:pPr>
              <w:spacing w:line="300" w:lineRule="auto"/>
              <w:jc w:val="center"/>
            </w:pPr>
            <w:proofErr w:type="spellStart"/>
            <w:r>
              <w:t>Конфигуральная</w:t>
            </w:r>
            <w:proofErr w:type="spellEnd"/>
            <w:r>
              <w:t xml:space="preserve"> и частичная метрическая инвариантность</w:t>
            </w:r>
          </w:p>
        </w:tc>
        <w:tc>
          <w:tcPr>
            <w:tcW w:w="4300" w:type="dxa"/>
          </w:tcPr>
          <w:p w:rsidR="00D608F4" w:rsidRDefault="00000000">
            <w:pPr>
              <w:spacing w:line="300" w:lineRule="auto"/>
              <w:jc w:val="center"/>
            </w:pPr>
            <w:r>
              <w:t xml:space="preserve">Подтверждена: </w:t>
            </w:r>
            <w:proofErr w:type="spellStart"/>
            <w:r>
              <w:t>конфигуральная</w:t>
            </w:r>
            <w:proofErr w:type="spellEnd"/>
            <w:r>
              <w:t xml:space="preserve"> в 28/29 странах; частичная метрическая (9/11 нагрузок устойчивы)</w:t>
            </w:r>
          </w:p>
        </w:tc>
      </w:tr>
      <w:tr w:rsidR="00D608F4" w:rsidTr="0098190D">
        <w:trPr>
          <w:jc w:val="center"/>
        </w:trPr>
        <w:tc>
          <w:tcPr>
            <w:tcW w:w="900" w:type="dxa"/>
          </w:tcPr>
          <w:p w:rsidR="00D608F4" w:rsidRDefault="00000000">
            <w:pPr>
              <w:spacing w:line="300" w:lineRule="auto"/>
            </w:pPr>
            <w:r>
              <w:t>H3</w:t>
            </w:r>
          </w:p>
        </w:tc>
        <w:tc>
          <w:tcPr>
            <w:tcW w:w="3700" w:type="dxa"/>
          </w:tcPr>
          <w:p w:rsidR="00D608F4" w:rsidRDefault="00000000">
            <w:pPr>
              <w:spacing w:line="300" w:lineRule="auto"/>
              <w:jc w:val="center"/>
            </w:pPr>
            <w:r>
              <w:t>ICC в диапазоне 0,10–0,20</w:t>
            </w:r>
          </w:p>
        </w:tc>
        <w:tc>
          <w:tcPr>
            <w:tcW w:w="4300" w:type="dxa"/>
          </w:tcPr>
          <w:p w:rsidR="00D608F4" w:rsidRDefault="00000000">
            <w:pPr>
              <w:spacing w:line="300" w:lineRule="auto"/>
              <w:jc w:val="center"/>
            </w:pPr>
            <w:r>
              <w:t>Подтверждена: ICC = 0,171</w:t>
            </w:r>
          </w:p>
        </w:tc>
      </w:tr>
      <w:tr w:rsidR="00D608F4" w:rsidTr="0098190D">
        <w:trPr>
          <w:jc w:val="center"/>
        </w:trPr>
        <w:tc>
          <w:tcPr>
            <w:tcW w:w="900" w:type="dxa"/>
          </w:tcPr>
          <w:p w:rsidR="00D608F4" w:rsidRDefault="00000000">
            <w:pPr>
              <w:spacing w:line="300" w:lineRule="auto"/>
            </w:pPr>
            <w:r>
              <w:t>H4</w:t>
            </w:r>
          </w:p>
        </w:tc>
        <w:tc>
          <w:tcPr>
            <w:tcW w:w="3700" w:type="dxa"/>
          </w:tcPr>
          <w:p w:rsidR="00D608F4" w:rsidRPr="002779C4" w:rsidRDefault="00000000">
            <w:pPr>
              <w:spacing w:line="300" w:lineRule="auto"/>
              <w:jc w:val="center"/>
              <w:rPr>
                <w:lang w:val="en-US"/>
              </w:rPr>
            </w:pPr>
            <w:r w:rsidRPr="002779C4">
              <w:rPr>
                <w:lang w:val="en-US"/>
              </w:rPr>
              <w:t>Self-Trans (+), Conservation (−), Self-</w:t>
            </w:r>
            <w:proofErr w:type="spellStart"/>
            <w:r w:rsidRPr="002779C4">
              <w:rPr>
                <w:lang w:val="en-US"/>
              </w:rPr>
              <w:t>Enh</w:t>
            </w:r>
            <w:proofErr w:type="spellEnd"/>
            <w:r w:rsidRPr="002779C4">
              <w:rPr>
                <w:lang w:val="en-US"/>
              </w:rPr>
              <w:t xml:space="preserve"> (−)</w:t>
            </w:r>
          </w:p>
        </w:tc>
        <w:tc>
          <w:tcPr>
            <w:tcW w:w="4300" w:type="dxa"/>
          </w:tcPr>
          <w:p w:rsidR="00D608F4" w:rsidRDefault="00000000">
            <w:pPr>
              <w:spacing w:line="300" w:lineRule="auto"/>
              <w:jc w:val="center"/>
            </w:pPr>
            <w:r>
              <w:t xml:space="preserve">Подтверждена частично: Self-Trans и </w:t>
            </w:r>
            <w:proofErr w:type="spellStart"/>
            <w:r>
              <w:t>Conservation</w:t>
            </w:r>
            <w:proofErr w:type="spellEnd"/>
            <w:r>
              <w:t xml:space="preserve"> соответствуют теории; Self-</w:t>
            </w:r>
            <w:proofErr w:type="spellStart"/>
            <w:r>
              <w:t>Enh</w:t>
            </w:r>
            <w:proofErr w:type="spellEnd"/>
            <w:r>
              <w:t xml:space="preserve"> и </w:t>
            </w:r>
            <w:proofErr w:type="spellStart"/>
            <w:r>
              <w:t>Openness</w:t>
            </w:r>
            <w:proofErr w:type="spellEnd"/>
            <w:r>
              <w:t xml:space="preserve"> незначимы</w:t>
            </w:r>
          </w:p>
        </w:tc>
      </w:tr>
      <w:tr w:rsidR="00D608F4" w:rsidTr="0098190D">
        <w:trPr>
          <w:jc w:val="center"/>
        </w:trPr>
        <w:tc>
          <w:tcPr>
            <w:tcW w:w="900" w:type="dxa"/>
          </w:tcPr>
          <w:p w:rsidR="00D608F4" w:rsidRDefault="00000000">
            <w:pPr>
              <w:spacing w:line="300" w:lineRule="auto"/>
            </w:pPr>
            <w:r>
              <w:t>H5</w:t>
            </w:r>
          </w:p>
        </w:tc>
        <w:tc>
          <w:tcPr>
            <w:tcW w:w="3700" w:type="dxa"/>
          </w:tcPr>
          <w:p w:rsidR="00D608F4" w:rsidRDefault="00000000">
            <w:pPr>
              <w:spacing w:line="300" w:lineRule="auto"/>
              <w:jc w:val="center"/>
            </w:pPr>
            <w:r>
              <w:t xml:space="preserve">GDP, </w:t>
            </w:r>
            <w:proofErr w:type="spellStart"/>
            <w:r>
              <w:t>Gini</w:t>
            </w:r>
            <w:proofErr w:type="spellEnd"/>
            <w:r>
              <w:t>, CPI связаны с доверием</w:t>
            </w:r>
          </w:p>
        </w:tc>
        <w:tc>
          <w:tcPr>
            <w:tcW w:w="4300" w:type="dxa"/>
          </w:tcPr>
          <w:p w:rsidR="00D608F4" w:rsidRDefault="00000000">
            <w:pPr>
              <w:spacing w:line="300" w:lineRule="auto"/>
              <w:jc w:val="center"/>
            </w:pPr>
            <w:r>
              <w:t xml:space="preserve">Подтверждена частично: доминирует CPI; GDP и </w:t>
            </w:r>
            <w:proofErr w:type="spellStart"/>
            <w:r>
              <w:t>Gini</w:t>
            </w:r>
            <w:proofErr w:type="spellEnd"/>
            <w:r>
              <w:t xml:space="preserve"> значимы только до контроля на CPI</w:t>
            </w:r>
          </w:p>
        </w:tc>
      </w:tr>
    </w:tbl>
    <w:p w:rsidR="00D608F4" w:rsidRDefault="00000000" w:rsidP="00751C93">
      <w:pPr>
        <w:pStyle w:val="2"/>
      </w:pPr>
      <w:bookmarkStart w:id="138" w:name="_Toc228709399"/>
      <w:r>
        <w:t>7.2. Содержательная интерпретация</w:t>
      </w:r>
      <w:bookmarkEnd w:id="138"/>
    </w:p>
    <w:p w:rsidR="00D608F4" w:rsidRDefault="00000000" w:rsidP="00EA2B95">
      <w:pPr>
        <w:spacing w:line="360" w:lineRule="auto"/>
        <w:ind w:firstLine="360"/>
        <w:jc w:val="both"/>
      </w:pPr>
      <w:r>
        <w:t xml:space="preserve">Полученные результаты согласованно указывают на институциональную природу генерализованного социального доверия в Европе. Из трёх классов объяснительных переменных </w:t>
      </w:r>
      <w:r w:rsidR="00996E20">
        <w:t>–</w:t>
      </w:r>
      <w:r>
        <w:t xml:space="preserve"> ценностей, индивидуальных ресурсов, страновых характеристик </w:t>
      </w:r>
      <w:r w:rsidR="004739DB">
        <w:t>–</w:t>
      </w:r>
      <w:r>
        <w:t xml:space="preserve"> наибольший и наиболее устойчивый эффект демонстрирует индекс восприятия коррупции. Три страновые переменные в совокупности объясняют 78,9% </w:t>
      </w:r>
      <w:proofErr w:type="spellStart"/>
      <w:r>
        <w:t>межстрановой</w:t>
      </w:r>
      <w:proofErr w:type="spellEnd"/>
      <w:r>
        <w:t xml:space="preserve"> дисперсии доверия; внутри страны значительная часть вариации остаётся необъяснённой, что типично для моделей доверия на опросных данных и отражает вклад психологических, биографических и контекстуальных факторов, не покрытых стандартной батареей ESS.</w:t>
      </w:r>
    </w:p>
    <w:p w:rsidR="00D608F4" w:rsidRDefault="00000000" w:rsidP="00EA2B95">
      <w:pPr>
        <w:spacing w:line="360" w:lineRule="auto"/>
        <w:ind w:firstLine="360"/>
        <w:jc w:val="both"/>
      </w:pPr>
      <w:r>
        <w:t xml:space="preserve">На индивидуальном уровне ведущую роль играют классические ресурсные предикторы. Образование, доход и возраст положительно связаны с доверием; эти результаты многократно воспроизводились в кросс-национальных исследованиях и согласуются с выводами Э. </w:t>
      </w:r>
      <w:proofErr w:type="spellStart"/>
      <w:proofErr w:type="gramStart"/>
      <w:r>
        <w:t>Усланера</w:t>
      </w:r>
      <w:proofErr w:type="spellEnd"/>
      <w:r w:rsidR="0098190D" w:rsidRPr="007C0A1C">
        <w:t>[</w:t>
      </w:r>
      <w:proofErr w:type="gramEnd"/>
      <w:r w:rsidR="007C0A1C" w:rsidRPr="007C0A1C">
        <w:t>5]</w:t>
      </w:r>
      <w:r>
        <w:t xml:space="preserve"> и Дж. </w:t>
      </w:r>
      <w:proofErr w:type="spellStart"/>
      <w:r>
        <w:t>Делэя</w:t>
      </w:r>
      <w:proofErr w:type="spellEnd"/>
      <w:r>
        <w:t xml:space="preserve"> и К. Ньютона</w:t>
      </w:r>
      <w:r w:rsidR="007C0A1C" w:rsidRPr="00B92F49">
        <w:t>[12]</w:t>
      </w:r>
      <w:r>
        <w:t>. Ценности вносят самостоятельный вклад сверх ресурсных переменных: альтруистическая ориентация (Self-</w:t>
      </w:r>
      <w:proofErr w:type="spellStart"/>
      <w:r>
        <w:t>Transcendence</w:t>
      </w:r>
      <w:proofErr w:type="spellEnd"/>
      <w:r>
        <w:t>) усиливает доверие, ориентация на стабильность и близкий круг (</w:t>
      </w:r>
      <w:proofErr w:type="spellStart"/>
      <w:r>
        <w:t>Conservation</w:t>
      </w:r>
      <w:proofErr w:type="spellEnd"/>
      <w:r>
        <w:t xml:space="preserve">) ослабляет. Коэффициенты при этих двух ценностных измерениях устойчивы по величине и </w:t>
      </w:r>
      <w:r>
        <w:lastRenderedPageBreak/>
        <w:t>направлению к контролю на страновые предикторы, что подтверждает их самостоятельное содержательное значение.</w:t>
      </w:r>
    </w:p>
    <w:p w:rsidR="00D608F4" w:rsidRDefault="00000000" w:rsidP="00EA2B95">
      <w:pPr>
        <w:spacing w:line="360" w:lineRule="auto"/>
        <w:ind w:firstLine="360"/>
        <w:jc w:val="both"/>
      </w:pPr>
      <w:r>
        <w:t xml:space="preserve">Картина эффектов </w:t>
      </w:r>
      <w:proofErr w:type="spellStart"/>
      <w:r>
        <w:t>медиапотребления</w:t>
      </w:r>
      <w:proofErr w:type="spellEnd"/>
      <w:r>
        <w:t xml:space="preserve"> двойственная. Частота использования интернета и время чтения политических новостей положительно связаны с доверием, а общее время в интернете </w:t>
      </w:r>
      <w:r w:rsidR="004739DB">
        <w:t>–</w:t>
      </w:r>
      <w:r>
        <w:t xml:space="preserve"> слабо отрицательно. Это соответствует тезису Дж. </w:t>
      </w:r>
      <w:proofErr w:type="spellStart"/>
      <w:r>
        <w:t>Делэя</w:t>
      </w:r>
      <w:proofErr w:type="spellEnd"/>
      <w:r>
        <w:t xml:space="preserve"> и К. </w:t>
      </w:r>
      <w:proofErr w:type="gramStart"/>
      <w:r>
        <w:t>Ньютона</w:t>
      </w:r>
      <w:r w:rsidR="007C0A1C" w:rsidRPr="007C0A1C">
        <w:t>[</w:t>
      </w:r>
      <w:proofErr w:type="gramEnd"/>
      <w:r w:rsidR="007C0A1C" w:rsidRPr="007C0A1C">
        <w:t>12]</w:t>
      </w:r>
      <w:r>
        <w:t xml:space="preserve"> об информационных эффектах: качество потребляемой информации важнее её общего объёма. Разнообразие и целевой характер потребления усиливают доверие через расширение социального опыта, тогда как неструктурированное длительное пребывание онлайн скорее связано с замкнутостью и, возможно, с уходом в сегрегированные информационные пузыри.</w:t>
      </w:r>
    </w:p>
    <w:p w:rsidR="00D608F4" w:rsidRDefault="00000000" w:rsidP="00EA2B95">
      <w:pPr>
        <w:spacing w:line="360" w:lineRule="auto"/>
        <w:ind w:firstLine="360"/>
        <w:jc w:val="both"/>
      </w:pPr>
      <w:r>
        <w:t xml:space="preserve">Формальное сопоставление двух методологических подходов на одних и тех же данных даёт </w:t>
      </w:r>
      <w:proofErr w:type="spellStart"/>
      <w:r>
        <w:t>Spearman</w:t>
      </w:r>
      <w:proofErr w:type="spellEnd"/>
      <w:r>
        <w:t xml:space="preserve"> ρ в диапазоне 0,75–0,81 с уровнем значимости p </w:t>
      </w:r>
      <w:proofErr w:type="gramStart"/>
      <w:r>
        <w:t>&lt; 0</w:t>
      </w:r>
      <w:proofErr w:type="gramEnd"/>
      <w:r>
        <w:t xml:space="preserve">,01. Ведущие предикторы </w:t>
      </w:r>
      <w:r w:rsidR="00996E20">
        <w:t>–</w:t>
      </w:r>
      <w:r>
        <w:t xml:space="preserve"> CPI, годы образования, доход домохозяйства, частота использования интернета, возраст </w:t>
      </w:r>
      <w:r w:rsidR="00996E20">
        <w:t>–</w:t>
      </w:r>
      <w:r>
        <w:t xml:space="preserve"> совпадают в многоуровневой регрессии и в обеих ML-моделях. Это означает, что содержательные выводы не являются артефактом специфических допущений одного метода и устойчивы к выбору методологии. Выявленные расхождения в ранжировании ценностей и страновых переменных получают содержательное объяснение через различную чувствительность двух подходов к линейным и нелинейным эффектам.</w:t>
      </w:r>
    </w:p>
    <w:p w:rsidR="00D608F4" w:rsidRDefault="00000000" w:rsidP="00751C93">
      <w:pPr>
        <w:pStyle w:val="2"/>
      </w:pPr>
      <w:bookmarkStart w:id="139" w:name="_Toc228709400"/>
      <w:r>
        <w:t>7.3. Ограничения</w:t>
      </w:r>
      <w:bookmarkEnd w:id="139"/>
    </w:p>
    <w:p w:rsidR="00D608F4" w:rsidRDefault="00000000" w:rsidP="00996E20">
      <w:pPr>
        <w:spacing w:line="360" w:lineRule="auto"/>
        <w:ind w:firstLine="360"/>
        <w:jc w:val="both"/>
      </w:pPr>
      <w:r>
        <w:t xml:space="preserve">Ограничения настоящего исследования сгруппированы в три категории: методологические, связанные с данными и с </w:t>
      </w:r>
      <w:proofErr w:type="spellStart"/>
      <w:r>
        <w:t>обобщаемостью</w:t>
      </w:r>
      <w:proofErr w:type="spellEnd"/>
      <w:r>
        <w:t xml:space="preserve"> результатов.</w:t>
      </w:r>
    </w:p>
    <w:p w:rsidR="00D608F4" w:rsidRDefault="00751C93" w:rsidP="00751C93">
      <w:pPr>
        <w:pStyle w:val="3"/>
      </w:pPr>
      <w:bookmarkStart w:id="140" w:name="_Toc228709401"/>
      <w:r>
        <w:t>7.3.1. Методологические ограничения</w:t>
      </w:r>
      <w:bookmarkEnd w:id="140"/>
    </w:p>
    <w:p w:rsidR="00D608F4" w:rsidRDefault="00000000" w:rsidP="00996E20">
      <w:pPr>
        <w:spacing w:line="360" w:lineRule="auto"/>
        <w:ind w:firstLine="360"/>
        <w:jc w:val="both"/>
      </w:pPr>
      <w:r>
        <w:t xml:space="preserve">Ординальная структура PVQ-21. </w:t>
      </w:r>
      <w:r w:rsidR="007C0A1C">
        <w:t>Атрибуты</w:t>
      </w:r>
      <w:r>
        <w:t xml:space="preserve"> опросника содержат шесть упорядоченных категорий и формально являются порядковыми переменными. В настоящей работе они трактуются как континуальные при оценивании CFA и линейных моделей </w:t>
      </w:r>
      <w:r w:rsidR="00996E20">
        <w:t>–</w:t>
      </w:r>
      <w:r>
        <w:t xml:space="preserve"> стандартное приближение при 5 и более категориях и приблизительно симметричных </w:t>
      </w:r>
      <w:proofErr w:type="gramStart"/>
      <w:r>
        <w:t>распределениях</w:t>
      </w:r>
      <w:r w:rsidR="007C0A1C" w:rsidRPr="007C0A1C">
        <w:t>[</w:t>
      </w:r>
      <w:proofErr w:type="gramEnd"/>
      <w:r w:rsidR="007C0A1C" w:rsidRPr="007C0A1C">
        <w:t>20]</w:t>
      </w:r>
      <w:r>
        <w:t>. Более строгий подход через оценку WLSMV (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) с </w:t>
      </w:r>
      <w:r w:rsidR="00885627">
        <w:t>многосоставными</w:t>
      </w:r>
      <w:r>
        <w:t xml:space="preserve"> корреляциями требует перехода на пакет R/</w:t>
      </w:r>
      <w:proofErr w:type="spellStart"/>
      <w:r>
        <w:t>lavaan</w:t>
      </w:r>
      <w:proofErr w:type="spellEnd"/>
      <w:r>
        <w:t xml:space="preserve"> и не реализован в настоящей работе; рассматривается как направление дальнейших исследований.</w:t>
      </w:r>
    </w:p>
    <w:p w:rsidR="00D608F4" w:rsidRDefault="00000000" w:rsidP="00996E20">
      <w:pPr>
        <w:spacing w:line="360" w:lineRule="auto"/>
        <w:ind w:firstLine="360"/>
        <w:jc w:val="both"/>
      </w:pPr>
      <w:r>
        <w:t xml:space="preserve">Отсутствие формального теста скалярной инвариантности. Пакет </w:t>
      </w:r>
      <w:proofErr w:type="spellStart"/>
      <w:r>
        <w:t>semopy</w:t>
      </w:r>
      <w:proofErr w:type="spellEnd"/>
      <w:r>
        <w:t xml:space="preserve"> версии 2.3.11 не поддерживает </w:t>
      </w:r>
      <w:proofErr w:type="spellStart"/>
      <w:r>
        <w:t>constrained</w:t>
      </w:r>
      <w:proofErr w:type="spellEnd"/>
      <w:r>
        <w:t xml:space="preserve"> </w:t>
      </w:r>
      <w:proofErr w:type="spellStart"/>
      <w:r>
        <w:t>multigroup</w:t>
      </w:r>
      <w:proofErr w:type="spellEnd"/>
      <w:r>
        <w:t xml:space="preserve"> CFA, необходимый для тестирования равенства </w:t>
      </w:r>
      <w:proofErr w:type="spellStart"/>
      <w:r>
        <w:t>интерсептов</w:t>
      </w:r>
      <w:proofErr w:type="spellEnd"/>
      <w:r>
        <w:t xml:space="preserve"> между странами. Для целей настоящей работы </w:t>
      </w:r>
      <w:r w:rsidR="00996E20">
        <w:t>–</w:t>
      </w:r>
      <w:r>
        <w:t xml:space="preserve"> оценки регрессионных коэффициентов ценностей на доверие в объединённой выборке </w:t>
      </w:r>
      <w:r w:rsidR="00996E20">
        <w:t>–</w:t>
      </w:r>
      <w:r>
        <w:t xml:space="preserve"> достаточно достигнутой </w:t>
      </w:r>
      <w:r>
        <w:lastRenderedPageBreak/>
        <w:t>частичной метрической инвариантности; прямое сравнение абсолютных средних значений ценностей между странами не проводится.</w:t>
      </w:r>
    </w:p>
    <w:p w:rsidR="00D608F4" w:rsidRDefault="00000000" w:rsidP="00996E20">
      <w:pPr>
        <w:spacing w:line="360" w:lineRule="auto"/>
        <w:ind w:firstLine="360"/>
        <w:jc w:val="both"/>
      </w:pPr>
      <w:r>
        <w:t>Ограниченное число стран на уровне 2. N = 29 стран находится на нижней границе рекомендованного диапазона для частотной оценки параметров второго уровня в многоуровневой регрессии. Страновые коэффициенты имеют повышенную погрешность; в работе они интерпретируются с учётом этого ограничения, преимущественно через сопоставление относительных величин эффектов, а не через точечные оценки.</w:t>
      </w:r>
    </w:p>
    <w:p w:rsidR="00D608F4" w:rsidRDefault="00000000" w:rsidP="00996E20">
      <w:pPr>
        <w:spacing w:line="360" w:lineRule="auto"/>
        <w:ind w:firstLine="360"/>
        <w:jc w:val="both"/>
      </w:pPr>
      <w:r>
        <w:t xml:space="preserve">Модель с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intercept</w:t>
      </w:r>
      <w:proofErr w:type="spellEnd"/>
      <w:r>
        <w:t xml:space="preserve">. Использована модель со случайным свободным членом по стране без случайных наклонов. Вопрос о </w:t>
      </w:r>
      <w:proofErr w:type="spellStart"/>
      <w:r>
        <w:t>межстрановой</w:t>
      </w:r>
      <w:proofErr w:type="spellEnd"/>
      <w:r>
        <w:t xml:space="preserve"> вариации эффектов ценностей (модель с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slopes</w:t>
      </w:r>
      <w:proofErr w:type="spellEnd"/>
      <w:r>
        <w:t xml:space="preserve"> для Self-</w:t>
      </w:r>
      <w:proofErr w:type="spellStart"/>
      <w:r>
        <w:t>Transcendence</w:t>
      </w:r>
      <w:proofErr w:type="spellEnd"/>
      <w:r>
        <w:t xml:space="preserve"> и </w:t>
      </w:r>
      <w:proofErr w:type="spellStart"/>
      <w:r>
        <w:t>Conservation</w:t>
      </w:r>
      <w:proofErr w:type="spellEnd"/>
      <w:r>
        <w:t>) выходит за рамки настоящей работы и выделен как отдельное направление дальнейших исследований.</w:t>
      </w:r>
    </w:p>
    <w:p w:rsidR="00D608F4" w:rsidRDefault="00751C93" w:rsidP="00751C93">
      <w:pPr>
        <w:pStyle w:val="3"/>
      </w:pPr>
      <w:bookmarkStart w:id="141" w:name="_Toc228709402"/>
      <w:r>
        <w:t>7.3.2. Ограничения данных</w:t>
      </w:r>
      <w:bookmarkEnd w:id="141"/>
    </w:p>
    <w:p w:rsidR="00D608F4" w:rsidRDefault="00000000" w:rsidP="00996E20">
      <w:pPr>
        <w:spacing w:line="360" w:lineRule="auto"/>
        <w:ind w:firstLine="360"/>
        <w:jc w:val="both"/>
      </w:pPr>
      <w:r>
        <w:t xml:space="preserve">Кросс-секционный дизайн. В работе используется один срез ESS </w:t>
      </w:r>
      <w:proofErr w:type="spellStart"/>
      <w:r>
        <w:t>Round</w:t>
      </w:r>
      <w:proofErr w:type="spellEnd"/>
      <w:r>
        <w:t xml:space="preserve"> 9 (2018). Оцениваются ассоциативные связи, но не причинно-следственные отношения: положительный коэффициент CPI не означает, что улучшение институтов автоматически повысит доверие. Возможна и обратная каузальность (доверяющие сограждане избирают более честные институты), и общие латентные факторы (культурное наследие, историческая траектория развития).</w:t>
      </w:r>
    </w:p>
    <w:p w:rsidR="00D608F4" w:rsidRDefault="00000000" w:rsidP="00996E20">
      <w:pPr>
        <w:spacing w:line="360" w:lineRule="auto"/>
        <w:ind w:firstLine="360"/>
        <w:jc w:val="both"/>
      </w:pPr>
      <w:r>
        <w:t xml:space="preserve">Не использованы выборочные веса. Весовые коэффициенты </w:t>
      </w:r>
      <w:proofErr w:type="spellStart"/>
      <w:r>
        <w:t>pspwght</w:t>
      </w:r>
      <w:proofErr w:type="spellEnd"/>
      <w:r>
        <w:t xml:space="preserve"> и </w:t>
      </w:r>
      <w:proofErr w:type="spellStart"/>
      <w:r>
        <w:t>pweight</w:t>
      </w:r>
      <w:proofErr w:type="spellEnd"/>
      <w:r>
        <w:t xml:space="preserve">, предназначенные для компенсации различий в вероятности попадания в выборку и </w:t>
      </w:r>
      <w:proofErr w:type="spellStart"/>
      <w:r>
        <w:t>неоткликов</w:t>
      </w:r>
      <w:proofErr w:type="spellEnd"/>
      <w:r>
        <w:t xml:space="preserve">, в настоящей работе не применены. Для оценивания регрессионных параметров это стандартное упрощение в прикладных исследованиях; для оценок популяционных статистик </w:t>
      </w:r>
      <w:r w:rsidR="00996E20">
        <w:t>–</w:t>
      </w:r>
      <w:r>
        <w:t xml:space="preserve"> ограничение.</w:t>
      </w:r>
    </w:p>
    <w:p w:rsidR="00D608F4" w:rsidRDefault="00000000" w:rsidP="00996E20">
      <w:pPr>
        <w:spacing w:line="360" w:lineRule="auto"/>
        <w:ind w:firstLine="360"/>
        <w:jc w:val="both"/>
      </w:pPr>
      <w:r>
        <w:t xml:space="preserve">Построчное удаление пропусков и медианная подстановка. </w:t>
      </w:r>
      <w:proofErr w:type="spellStart"/>
      <w:r>
        <w:t>Listwise</w:t>
      </w:r>
      <w:proofErr w:type="spellEnd"/>
      <w:r>
        <w:t xml:space="preserve"> </w:t>
      </w:r>
      <w:proofErr w:type="spellStart"/>
      <w:r>
        <w:t>deletion</w:t>
      </w:r>
      <w:proofErr w:type="spellEnd"/>
      <w:r>
        <w:t xml:space="preserve"> по двенадцати ключевым переменным оставляет 44 200 респондентов из 49 519 исходных (потеря 10,7%). Для </w:t>
      </w:r>
      <w:proofErr w:type="spellStart"/>
      <w:r>
        <w:t>hinctnta</w:t>
      </w:r>
      <w:proofErr w:type="spellEnd"/>
      <w:r>
        <w:t xml:space="preserve"> (19,5% пропусков) и </w:t>
      </w:r>
      <w:proofErr w:type="spellStart"/>
      <w:r>
        <w:t>netustm</w:t>
      </w:r>
      <w:proofErr w:type="spellEnd"/>
      <w:r>
        <w:t xml:space="preserve"> (30,4%) применена медианная замена внутри страны, что снижает вариацию этих переменных и может недооценивать их связь с доверием. Альтернативный метод </w:t>
      </w:r>
      <w:r w:rsidR="00996E20">
        <w:t>–</w:t>
      </w:r>
      <w:r>
        <w:t xml:space="preserve"> многократное восполнение (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imputation</w:t>
      </w:r>
      <w:proofErr w:type="spellEnd"/>
      <w:r>
        <w:t xml:space="preserve">) через </w:t>
      </w:r>
      <w:proofErr w:type="spellStart"/>
      <w:r>
        <w:t>mice</w:t>
      </w:r>
      <w:proofErr w:type="spellEnd"/>
      <w:r>
        <w:t xml:space="preserve"> или </w:t>
      </w:r>
      <w:proofErr w:type="spellStart"/>
      <w:r>
        <w:t>miceforest</w:t>
      </w:r>
      <w:proofErr w:type="spellEnd"/>
      <w:r>
        <w:t xml:space="preserve"> — рассматривается как направление анализа чувствительности.</w:t>
      </w:r>
    </w:p>
    <w:p w:rsidR="00D608F4" w:rsidRDefault="00751C93" w:rsidP="00751C93">
      <w:pPr>
        <w:pStyle w:val="3"/>
      </w:pPr>
      <w:bookmarkStart w:id="142" w:name="_Toc228709403"/>
      <w:r>
        <w:t xml:space="preserve">7.3.4. Ограничения </w:t>
      </w:r>
      <w:proofErr w:type="spellStart"/>
      <w:r>
        <w:t>обобщаемости</w:t>
      </w:r>
      <w:bookmarkEnd w:id="142"/>
      <w:proofErr w:type="spellEnd"/>
    </w:p>
    <w:p w:rsidR="00D608F4" w:rsidRDefault="00000000" w:rsidP="00996E20">
      <w:pPr>
        <w:spacing w:line="360" w:lineRule="auto"/>
        <w:ind w:firstLine="360"/>
        <w:jc w:val="both"/>
      </w:pPr>
      <w:r>
        <w:t>Географическая ограниченность. Работа охватывает 29 стран Европы, что обеспечивает относительно гомогенный культурный и институциональный контекст. На страны за пределами Европы (США, страны Азии, Африки, Латинской Америки) полученная модель не переносится автоматически и требует отдельной валидации.</w:t>
      </w:r>
    </w:p>
    <w:p w:rsidR="00D608F4" w:rsidRDefault="00000000" w:rsidP="00996E20">
      <w:pPr>
        <w:spacing w:line="360" w:lineRule="auto"/>
        <w:ind w:firstLine="360"/>
        <w:jc w:val="both"/>
      </w:pPr>
      <w:r>
        <w:lastRenderedPageBreak/>
        <w:t xml:space="preserve">Ограниченный набор страновых переменных. Использованы только GDP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capita</w:t>
      </w:r>
      <w:proofErr w:type="spellEnd"/>
      <w:r>
        <w:t xml:space="preserve"> PPP, </w:t>
      </w:r>
      <w:proofErr w:type="spellStart"/>
      <w:r>
        <w:t>Gini</w:t>
      </w:r>
      <w:proofErr w:type="spellEnd"/>
      <w:r>
        <w:t xml:space="preserve"> и CPI </w:t>
      </w:r>
      <w:r w:rsidR="00996E20">
        <w:t>–</w:t>
      </w:r>
      <w:r>
        <w:t xml:space="preserve"> минимальный набор, покрывающий экономическую, распределительную и институциональную составляющие. Альтернативные наборы (V-</w:t>
      </w:r>
      <w:proofErr w:type="spellStart"/>
      <w:r>
        <w:t>Dem</w:t>
      </w:r>
      <w:proofErr w:type="spellEnd"/>
      <w:r>
        <w:t xml:space="preserve"> для качества демократии, индексы Freedom House, ценностные измерения Г. </w:t>
      </w:r>
      <w:proofErr w:type="spellStart"/>
      <w:r>
        <w:t>Хофстеде</w:t>
      </w:r>
      <w:proofErr w:type="spellEnd"/>
      <w:r>
        <w:t>) могут добавить существенные измерения, связанные с политическим режимом и культурой, но их включение при N = 29 привело бы к избыточной параметризации.</w:t>
      </w:r>
    </w:p>
    <w:p w:rsidR="00D608F4" w:rsidRDefault="00000000" w:rsidP="00996E20">
      <w:pPr>
        <w:spacing w:line="360" w:lineRule="auto"/>
        <w:ind w:firstLine="360"/>
        <w:jc w:val="both"/>
      </w:pPr>
      <w:r>
        <w:t xml:space="preserve">Проверка переноса на </w:t>
      </w:r>
      <w:proofErr w:type="spellStart"/>
      <w:r>
        <w:t>hold-out</w:t>
      </w:r>
      <w:proofErr w:type="spellEnd"/>
      <w:r>
        <w:t xml:space="preserve"> страну. Процедура </w:t>
      </w:r>
      <w:proofErr w:type="spellStart"/>
      <w:r>
        <w:t>leave-one-country-out</w:t>
      </w:r>
      <w:proofErr w:type="spellEnd"/>
      <w:r>
        <w:t xml:space="preserve"> валидации </w:t>
      </w:r>
      <w:r w:rsidR="00996E20">
        <w:t>–</w:t>
      </w:r>
      <w:r>
        <w:t xml:space="preserve"> обучение модели на 28 странах и оценка качества на исключённой 29-й </w:t>
      </w:r>
      <w:r w:rsidR="00996E20">
        <w:t>–</w:t>
      </w:r>
      <w:r>
        <w:t xml:space="preserve"> в настоящей работе не проводилась и выделена как направление дальнейших исследований.</w:t>
      </w:r>
    </w:p>
    <w:p w:rsidR="00D608F4" w:rsidRDefault="00000000" w:rsidP="00751C93">
      <w:pPr>
        <w:pStyle w:val="2"/>
      </w:pPr>
      <w:bookmarkStart w:id="143" w:name="_Toc228709404"/>
      <w:r>
        <w:t>7.4. Вклад работы</w:t>
      </w:r>
      <w:bookmarkEnd w:id="143"/>
    </w:p>
    <w:p w:rsidR="00D608F4" w:rsidRDefault="00000000" w:rsidP="00996E20">
      <w:pPr>
        <w:spacing w:line="360" w:lineRule="auto"/>
        <w:ind w:firstLine="360"/>
        <w:jc w:val="both"/>
      </w:pPr>
      <w:r>
        <w:t xml:space="preserve">Во-первых, последовательное применение трёх методологически различных подходов на едином наборе данных. Работа демонстрирует, как CFA с тестом измерительной инвариантности, многоуровневая регрессия и ML-модели с </w:t>
      </w:r>
      <w:proofErr w:type="spellStart"/>
      <w:r>
        <w:t>permutation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и SHAP могут быть встроены в единый аналитический конвейер: факторные оценки из CFA используются в качестве признаков как в многоуровневой регрессии, так и в моделях машинного обучения. В большинстве прикладных работ по социальному доверию применяется только одна из трёх методологий, что затрудняет оценку устойчивости выводов к методу.</w:t>
      </w:r>
    </w:p>
    <w:p w:rsidR="00D608F4" w:rsidRDefault="00000000" w:rsidP="00996E20">
      <w:pPr>
        <w:spacing w:line="360" w:lineRule="auto"/>
        <w:ind w:firstLine="360"/>
        <w:jc w:val="both"/>
      </w:pPr>
      <w:r>
        <w:t xml:space="preserve">Во-вторых, численное сопоставление ML и многоуровневой регрессии. Коэффициент ранговой корреляции </w:t>
      </w:r>
      <w:proofErr w:type="spellStart"/>
      <w:r>
        <w:t>Спирмена</w:t>
      </w:r>
      <w:proofErr w:type="spellEnd"/>
      <w:r>
        <w:t xml:space="preserve"> между рангами |β| в M2 и </w:t>
      </w:r>
      <w:proofErr w:type="spellStart"/>
      <w:r>
        <w:t>permutation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даёт количественный ответ на вопрос об устойчивости содержательных выводов к выбору подхода. На данных ESS R9 получены значения ρ = 0,75–0,81 при p </w:t>
      </w:r>
      <w:proofErr w:type="gramStart"/>
      <w:r>
        <w:t>&lt; 0</w:t>
      </w:r>
      <w:proofErr w:type="gramEnd"/>
      <w:r>
        <w:t>,01. Эта методологическая конструкция может быть перенесена на другие задачи социологического моделирования.</w:t>
      </w:r>
    </w:p>
    <w:p w:rsidR="00D608F4" w:rsidRDefault="00000000" w:rsidP="00996E20">
      <w:pPr>
        <w:spacing w:line="360" w:lineRule="auto"/>
        <w:ind w:firstLine="360"/>
        <w:jc w:val="both"/>
      </w:pPr>
      <w:r>
        <w:t xml:space="preserve">В-третьих, количественное подтверждение доминирования институционального фактора в </w:t>
      </w:r>
      <w:proofErr w:type="spellStart"/>
      <w:r>
        <w:t>межстрановой</w:t>
      </w:r>
      <w:proofErr w:type="spellEnd"/>
      <w:r>
        <w:t xml:space="preserve"> вариации доверия в Европе. После контроля на CPI экономический уровень и неравенство доходов не дают самостоятельного статистически значимого вклада. Данный результат согласуется с институциональной перспективой в литературе о социальном </w:t>
      </w:r>
      <w:proofErr w:type="gramStart"/>
      <w:r>
        <w:t>доверии</w:t>
      </w:r>
      <w:r w:rsidR="007C0A1C" w:rsidRPr="007C0A1C">
        <w:t>[</w:t>
      </w:r>
      <w:proofErr w:type="gramEnd"/>
      <w:r w:rsidR="007C0A1C" w:rsidRPr="007C0A1C">
        <w:t>11]</w:t>
      </w:r>
      <w:r>
        <w:t xml:space="preserve"> и количественно формализуется на полном составе стран ESS </w:t>
      </w:r>
      <w:proofErr w:type="spellStart"/>
      <w:r>
        <w:t>Round</w:t>
      </w:r>
      <w:proofErr w:type="spellEnd"/>
      <w:r>
        <w:t xml:space="preserve"> 9.</w:t>
      </w:r>
    </w:p>
    <w:p w:rsidR="00D608F4" w:rsidRDefault="00000000" w:rsidP="00751C93">
      <w:pPr>
        <w:pStyle w:val="2"/>
      </w:pPr>
      <w:bookmarkStart w:id="144" w:name="_Toc228709405"/>
      <w:r>
        <w:t>7.5. Направления дальнейших исследований</w:t>
      </w:r>
      <w:bookmarkEnd w:id="144"/>
    </w:p>
    <w:p w:rsidR="00D608F4" w:rsidRDefault="00000000" w:rsidP="00996E20">
      <w:pPr>
        <w:spacing w:line="360" w:lineRule="auto"/>
        <w:ind w:firstLine="360"/>
        <w:jc w:val="both"/>
      </w:pPr>
      <w:r>
        <w:t>На основе выявленных ограничений и полученных результатов выделяется ряд перспективных направлений развития исследования. Модель со случайными наклонами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slopes</w:t>
      </w:r>
      <w:proofErr w:type="spellEnd"/>
      <w:r>
        <w:t xml:space="preserve">) для ценностей позволила бы формально проверить, систематически ли </w:t>
      </w:r>
      <w:r>
        <w:lastRenderedPageBreak/>
        <w:t>различаются эффекты Self-</w:t>
      </w:r>
      <w:proofErr w:type="spellStart"/>
      <w:r>
        <w:t>Transcendence</w:t>
      </w:r>
      <w:proofErr w:type="spellEnd"/>
      <w:r>
        <w:t xml:space="preserve"> и </w:t>
      </w:r>
      <w:proofErr w:type="spellStart"/>
      <w:r>
        <w:t>Conservation</w:t>
      </w:r>
      <w:proofErr w:type="spellEnd"/>
      <w:r>
        <w:t xml:space="preserve"> между странами сверх случайной ошибки. Процедура </w:t>
      </w:r>
      <w:proofErr w:type="spellStart"/>
      <w:r>
        <w:t>leave-one-country-out</w:t>
      </w:r>
      <w:proofErr w:type="spellEnd"/>
      <w:r>
        <w:t xml:space="preserve"> валидации даст количественную оценку переносимости модели на страны, не представленные в обучающей выборке, что важно для суждений о </w:t>
      </w:r>
      <w:proofErr w:type="spellStart"/>
      <w:r>
        <w:t>генерализуемости</w:t>
      </w:r>
      <w:proofErr w:type="spellEnd"/>
      <w:r>
        <w:t xml:space="preserve"> результатов.</w:t>
      </w:r>
    </w:p>
    <w:p w:rsidR="00D608F4" w:rsidRDefault="00000000" w:rsidP="00996E20">
      <w:pPr>
        <w:spacing w:line="360" w:lineRule="auto"/>
        <w:ind w:firstLine="360"/>
        <w:jc w:val="both"/>
      </w:pPr>
      <w:r>
        <w:t>Оценка дисперсионных компонент через REML (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likelihood</w:t>
      </w:r>
      <w:proofErr w:type="spellEnd"/>
      <w:r>
        <w:t>) может обеспечить менее смещённые оценки τ² и σ² по сравнению с обычным методом максимального правдоподобия, используемым в настоящей работе. Формальный тест скалярной инвариантности через R/</w:t>
      </w:r>
      <w:proofErr w:type="spellStart"/>
      <w:r>
        <w:t>lavaan</w:t>
      </w:r>
      <w:proofErr w:type="spellEnd"/>
      <w:r>
        <w:t xml:space="preserve"> с оценкой WLSMV для порядковых PVQ-</w:t>
      </w:r>
      <w:proofErr w:type="spellStart"/>
      <w:r>
        <w:t>итемов</w:t>
      </w:r>
      <w:proofErr w:type="spellEnd"/>
      <w:r>
        <w:t xml:space="preserve"> позволит строго верифицировать возможность сравнения абсолютных средних значений ценностей между странами. Межуровневые взаимодействия (</w:t>
      </w:r>
      <w:proofErr w:type="spellStart"/>
      <w:r>
        <w:t>cross-level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>), например проверка того, усиливается ли связь Self-</w:t>
      </w:r>
      <w:proofErr w:type="spellStart"/>
      <w:r>
        <w:t>Transcendence</w:t>
      </w:r>
      <w:proofErr w:type="spellEnd"/>
      <w:r>
        <w:t xml:space="preserve"> с доверием в странах с высокой коррупцией, дадут содержательно более богатую картину взаимодействия индивидуальных и контекстуальных факторов.</w:t>
      </w:r>
    </w:p>
    <w:p w:rsidR="00D608F4" w:rsidRDefault="00000000" w:rsidP="00996E20">
      <w:pPr>
        <w:spacing w:line="360" w:lineRule="auto"/>
        <w:ind w:firstLine="360"/>
        <w:jc w:val="both"/>
      </w:pPr>
      <w:r>
        <w:t>Анализ чувствительности к процедуре работы с пропусками через многократное восполнение (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imputation</w:t>
      </w:r>
      <w:proofErr w:type="spellEnd"/>
      <w:r>
        <w:t xml:space="preserve">) с помощью </w:t>
      </w:r>
      <w:proofErr w:type="spellStart"/>
      <w:r>
        <w:t>mice</w:t>
      </w:r>
      <w:proofErr w:type="spellEnd"/>
      <w:r>
        <w:t xml:space="preserve"> или </w:t>
      </w:r>
      <w:proofErr w:type="spellStart"/>
      <w:r>
        <w:t>miceforest</w:t>
      </w:r>
      <w:proofErr w:type="spellEnd"/>
      <w:r>
        <w:t xml:space="preserve"> позволит оценить устойчивость выводов к допущению о случайности пропусков. Использование выборочных весов </w:t>
      </w:r>
      <w:proofErr w:type="spellStart"/>
      <w:r>
        <w:t>pspwght</w:t>
      </w:r>
      <w:proofErr w:type="spellEnd"/>
      <w:r>
        <w:t xml:space="preserve"> через процедуру взвешенного </w:t>
      </w:r>
      <w:proofErr w:type="spellStart"/>
      <w:r>
        <w:t>псевдоправдоподобия</w:t>
      </w:r>
      <w:proofErr w:type="spellEnd"/>
      <w:r>
        <w:t xml:space="preserve"> (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pseudo-likelihood</w:t>
      </w:r>
      <w:proofErr w:type="spellEnd"/>
      <w:r>
        <w:t>) даст возможность получать популяционные оценки эффектов. Расширение набора страновых переменных за счёт индикаторов V-</w:t>
      </w:r>
      <w:proofErr w:type="spellStart"/>
      <w:r>
        <w:t>Dem</w:t>
      </w:r>
      <w:proofErr w:type="spellEnd"/>
      <w:r>
        <w:t xml:space="preserve">, Freedom House и ценностных измерений Г. </w:t>
      </w:r>
      <w:proofErr w:type="spellStart"/>
      <w:r>
        <w:t>Хофстеде</w:t>
      </w:r>
      <w:proofErr w:type="spellEnd"/>
      <w:r>
        <w:t xml:space="preserve"> увеличит объяснительную мощность модели на страновом уровне, хотя и потребует методологических решений относительно </w:t>
      </w:r>
      <w:proofErr w:type="spellStart"/>
      <w:r>
        <w:t>мультиколлинеарности</w:t>
      </w:r>
      <w:proofErr w:type="spellEnd"/>
      <w:r>
        <w:t xml:space="preserve"> и эффективного числа параметров при фиксированном N = 29.</w:t>
      </w:r>
    </w:p>
    <w:p w:rsidR="00D608F4" w:rsidRDefault="00000000" w:rsidP="00751C93">
      <w:pPr>
        <w:pStyle w:val="1"/>
      </w:pPr>
      <w:bookmarkStart w:id="145" w:name="_Toc228709406"/>
      <w:r>
        <w:lastRenderedPageBreak/>
        <w:t xml:space="preserve">8. </w:t>
      </w:r>
      <w:r w:rsidR="00751C93">
        <w:t>Заключение</w:t>
      </w:r>
      <w:bookmarkEnd w:id="145"/>
    </w:p>
    <w:p w:rsidR="00D608F4" w:rsidRDefault="00000000" w:rsidP="00996E20">
      <w:pPr>
        <w:spacing w:line="360" w:lineRule="auto"/>
        <w:ind w:firstLine="360"/>
        <w:jc w:val="both"/>
      </w:pPr>
      <w:r>
        <w:t xml:space="preserve">В настоящей магистерской диссертации проведён кросс-национальный анализ структуры базовых ценностей Шварца и их связи с генерализованным социальным доверием в 29 странах Европы на данных European Social Survey </w:t>
      </w:r>
      <w:proofErr w:type="spellStart"/>
      <w:r>
        <w:t>Round</w:t>
      </w:r>
      <w:proofErr w:type="spellEnd"/>
      <w:r>
        <w:t xml:space="preserve"> 9 (2018). Исследование разделено на две содержательные части с различной методологией: структурный анализ ценностей через </w:t>
      </w:r>
      <w:proofErr w:type="spellStart"/>
      <w:r>
        <w:t>конфирматорный</w:t>
      </w:r>
      <w:proofErr w:type="spellEnd"/>
      <w:r>
        <w:t xml:space="preserve"> факторный анализ с тестом </w:t>
      </w:r>
      <w:proofErr w:type="spellStart"/>
      <w:r>
        <w:t>межстрановой</w:t>
      </w:r>
      <w:proofErr w:type="spellEnd"/>
      <w:r>
        <w:t xml:space="preserve"> инвариантности (Часть 1, раздел 5); моделирование доверия двумя параллельными и взаимодополняющими подходами </w:t>
      </w:r>
      <w:r w:rsidR="00996E20">
        <w:t>–</w:t>
      </w:r>
      <w:r>
        <w:t xml:space="preserve"> многоуровневой регрессией и машинным обучением </w:t>
      </w:r>
      <w:r w:rsidR="00996E20">
        <w:t>–</w:t>
      </w:r>
      <w:r>
        <w:t xml:space="preserve"> с последующим формальным сопоставлением результатов (Часть 2, раздел 6).</w:t>
      </w:r>
    </w:p>
    <w:p w:rsidR="00D608F4" w:rsidRDefault="00000000" w:rsidP="00996E20">
      <w:pPr>
        <w:spacing w:line="360" w:lineRule="auto"/>
        <w:ind w:firstLine="360"/>
        <w:jc w:val="both"/>
      </w:pPr>
      <w:r>
        <w:t xml:space="preserve">Структура ценностей. </w:t>
      </w:r>
      <w:proofErr w:type="spellStart"/>
      <w:r>
        <w:t>Десятифакторная</w:t>
      </w:r>
      <w:proofErr w:type="spellEnd"/>
      <w:r>
        <w:t xml:space="preserve"> первичная модель Шварца воспроизводится на объединённой европейской выборке при CFI = 0,906, RMSEA = 0,058, SRMR = 0,050, что соответствует стандартным порогам приемлемого соответствия модели данным. </w:t>
      </w:r>
      <w:proofErr w:type="spellStart"/>
      <w:r>
        <w:t>Конфигуральная</w:t>
      </w:r>
      <w:proofErr w:type="spellEnd"/>
      <w:r>
        <w:t xml:space="preserve"> инвариантность измерительной модели подтверждается в 28 из 29 стран при пороге CFI ≥ 0,85; единственная страна с маргинальным значением </w:t>
      </w:r>
      <w:r w:rsidR="00996E20">
        <w:t>–</w:t>
      </w:r>
      <w:r>
        <w:t xml:space="preserve"> Словения (CFI = 0,840). По приближённой метрической инвариантности девять из одиннадцати свободно оцениваемых факторных нагрузок устойчивы между странами (стандартное отклонение </w:t>
      </w:r>
      <w:proofErr w:type="gramStart"/>
      <w:r>
        <w:t>&lt; 0</w:t>
      </w:r>
      <w:proofErr w:type="gramEnd"/>
      <w:r>
        <w:t xml:space="preserve">,15), тогда как два </w:t>
      </w:r>
      <w:proofErr w:type="spellStart"/>
      <w:r>
        <w:t>итема</w:t>
      </w:r>
      <w:proofErr w:type="spellEnd"/>
      <w:r>
        <w:t xml:space="preserve"> (</w:t>
      </w:r>
      <w:proofErr w:type="spellStart"/>
      <w:r>
        <w:t>ipbhprp</w:t>
      </w:r>
      <w:proofErr w:type="spellEnd"/>
      <w:r>
        <w:t xml:space="preserve"> в ценности </w:t>
      </w:r>
      <w:proofErr w:type="spellStart"/>
      <w:r>
        <w:t>Conformity</w:t>
      </w:r>
      <w:proofErr w:type="spellEnd"/>
      <w:r>
        <w:t xml:space="preserve"> и </w:t>
      </w:r>
      <w:proofErr w:type="spellStart"/>
      <w:r>
        <w:t>iprspot</w:t>
      </w:r>
      <w:proofErr w:type="spellEnd"/>
      <w:r>
        <w:t xml:space="preserve"> в ценности Power) демонстрируют значительную культурную специфику. Формальный тест скалярной инвариантности требует специализированного инструментария и в настоящей работе не проводился. Достигнутый уровень инвариантности достаточен для сопоставления регрессионных коэффициентов ценностей на доверие между странами; прямое сравнение абсолютных средних значений ценностей между странами методологически некорректно и в работе не используется.</w:t>
      </w:r>
    </w:p>
    <w:p w:rsidR="00D608F4" w:rsidRDefault="00000000" w:rsidP="00996E20">
      <w:pPr>
        <w:spacing w:line="360" w:lineRule="auto"/>
        <w:ind w:firstLine="360"/>
        <w:jc w:val="both"/>
      </w:pPr>
      <w:r>
        <w:t xml:space="preserve">Социальное доверие. Внутриклассовый коэффициент корреляции ICC = 0,171 показывает, что страновой уровень объясняет 17,1% общей дисперсии индивидуальных оценок </w:t>
      </w:r>
      <w:proofErr w:type="spellStart"/>
      <w:r>
        <w:t>ppltrst</w:t>
      </w:r>
      <w:proofErr w:type="spellEnd"/>
      <w:r>
        <w:t xml:space="preserve">. Среди индивидуальных предикторов статистически значимы: </w:t>
      </w:r>
      <w:proofErr w:type="spellStart"/>
      <w:r>
        <w:t>самотрансценденция</w:t>
      </w:r>
      <w:proofErr w:type="spellEnd"/>
      <w:r>
        <w:t xml:space="preserve"> (β = +0,23), сохранение (β = </w:t>
      </w:r>
      <w:r w:rsidR="00996E20">
        <w:t>-</w:t>
      </w:r>
      <w:r>
        <w:t xml:space="preserve">0,26), годы образования (β = +0,22), дециль дохода домохозяйства (β = +0,17), возраст (β = +0,12), частота использования интернета (β = +0,16), время чтения политических новостей (β = +0,09). Среди страновых предикторов доминирует индекс восприятия коррупции (β = +0,54, p </w:t>
      </w:r>
      <w:proofErr w:type="gramStart"/>
      <w:r>
        <w:t>&lt; 0,001</w:t>
      </w:r>
      <w:proofErr w:type="gramEnd"/>
      <w:r>
        <w:t xml:space="preserve">): каждое стандартное отклонение улучшения качества институтов соответствует увеличению индивидуального уровня доверия на 0,54 пункта десятибалльной шкалы. GDP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capita</w:t>
      </w:r>
      <w:proofErr w:type="spellEnd"/>
      <w:r>
        <w:t xml:space="preserve"> PPP и </w:t>
      </w:r>
      <w:proofErr w:type="spellStart"/>
      <w:r>
        <w:t>Gini</w:t>
      </w:r>
      <w:proofErr w:type="spellEnd"/>
      <w:r>
        <w:t xml:space="preserve"> после контроля на CPI самостоятельной статистически значимой связи не </w:t>
      </w:r>
      <w:r>
        <w:lastRenderedPageBreak/>
        <w:t xml:space="preserve">обнаруживают </w:t>
      </w:r>
      <w:r w:rsidR="00996E20">
        <w:t>–</w:t>
      </w:r>
      <w:r>
        <w:t xml:space="preserve"> их эффект опосредуется институциональным качеством. Три страновые переменные в совокупности объясняют 78,9% </w:t>
      </w:r>
      <w:proofErr w:type="spellStart"/>
      <w:r>
        <w:t>межстрановой</w:t>
      </w:r>
      <w:proofErr w:type="spellEnd"/>
      <w:r>
        <w:t xml:space="preserve"> дисперсии доверия.</w:t>
      </w:r>
    </w:p>
    <w:p w:rsidR="00D608F4" w:rsidRDefault="00000000" w:rsidP="00996E20">
      <w:pPr>
        <w:spacing w:line="360" w:lineRule="auto"/>
        <w:ind w:firstLine="360"/>
        <w:jc w:val="both"/>
      </w:pPr>
      <w:r>
        <w:t>Методологический итог. Модели машинного обучения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</w:t>
      </w:r>
      <w:proofErr w:type="spellStart"/>
      <w:r>
        <w:t>XGBoost</w:t>
      </w:r>
      <w:proofErr w:type="spellEnd"/>
      <w:r>
        <w:t xml:space="preserve"> с подбором </w:t>
      </w:r>
      <w:proofErr w:type="spellStart"/>
      <w:r>
        <w:t>гиперпараметров</w:t>
      </w:r>
      <w:proofErr w:type="spellEnd"/>
      <w:r>
        <w:t xml:space="preserve"> через </w:t>
      </w:r>
      <w:proofErr w:type="spellStart"/>
      <w:r>
        <w:t>GridSearchCV</w:t>
      </w:r>
      <w:proofErr w:type="spellEnd"/>
      <w:r>
        <w:t xml:space="preserve">, интерпретация через </w:t>
      </w:r>
      <w:proofErr w:type="spellStart"/>
      <w:r>
        <w:t>permutation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и SHAP-анализ) выделяют ту же иерархию ведущих предикторов, что и многоуровневая регрессия. Коэффициент ранговой корреляции </w:t>
      </w:r>
      <w:proofErr w:type="spellStart"/>
      <w:r>
        <w:t>Спирмена</w:t>
      </w:r>
      <w:proofErr w:type="spellEnd"/>
      <w:r>
        <w:t xml:space="preserve"> между |β| в M2 и </w:t>
      </w:r>
      <w:proofErr w:type="spellStart"/>
      <w:r>
        <w:t>permutation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равен 0,81 (p = 0,0003), с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— 0,75 (p = 0,0014). Расхождения в относительном ранжировании ценностей и страновых переменных GDP и </w:t>
      </w:r>
      <w:proofErr w:type="spellStart"/>
      <w:r>
        <w:t>Gini</w:t>
      </w:r>
      <w:proofErr w:type="spellEnd"/>
      <w:r>
        <w:t xml:space="preserve"> получают объяснение через различную чувствительность двух подходов к линейным и нелинейным эффектам: многоуровневая модель более точно передаёт линейный вклад ценностных признаков через коэффициенты регрессии, тогда как модели машинного обучения улавливают нелинейные эффекты GDP и </w:t>
      </w:r>
      <w:proofErr w:type="spellStart"/>
      <w:r>
        <w:t>Gini</w:t>
      </w:r>
      <w:proofErr w:type="spellEnd"/>
      <w:r>
        <w:t>, которые линейная модель не различает из-за их высокой корреляции с CPI.</w:t>
      </w:r>
    </w:p>
    <w:p w:rsidR="00D608F4" w:rsidRDefault="00000000" w:rsidP="00996E20">
      <w:pPr>
        <w:spacing w:line="360" w:lineRule="auto"/>
        <w:ind w:firstLine="360"/>
        <w:jc w:val="both"/>
      </w:pPr>
      <w:r>
        <w:t xml:space="preserve">Содержательный итог. Генерализованное социальное доверие в странах Европы в существенной мере определяется качеством институциональной среды страны проживания; внутри каждой страны его индивидуальный уровень формируется ресурсными характеристиками (образование, доход, возраст) и ценностными ориентациями (альтруизм и универсализм усиливают доверие, ориентация на стабильность и близкий круг </w:t>
      </w:r>
      <w:r w:rsidR="00996E20">
        <w:t>–</w:t>
      </w:r>
      <w:r>
        <w:t xml:space="preserve"> ослабляют). Экономический уровень и распределительное неравенство играют роль, однако их влияние опосредуется институциональным качеством. Полученные результаты согласуются с институциональной перспективой в литературе о социальном доверии </w:t>
      </w:r>
      <w:r w:rsidR="007C0A1C" w:rsidRPr="007C0A1C">
        <w:t>[11][12][5]</w:t>
      </w:r>
      <w:r>
        <w:t xml:space="preserve"> и количественно формализуют её на полном составе стран ESS </w:t>
      </w:r>
      <w:proofErr w:type="spellStart"/>
      <w:r>
        <w:t>Round</w:t>
      </w:r>
      <w:proofErr w:type="spellEnd"/>
      <w:r>
        <w:t xml:space="preserve"> 9.</w:t>
      </w:r>
    </w:p>
    <w:p w:rsidR="00D608F4" w:rsidRPr="002779C4" w:rsidRDefault="00751C93" w:rsidP="00751C93">
      <w:pPr>
        <w:pStyle w:val="1"/>
        <w:rPr>
          <w:lang w:val="en-US"/>
        </w:rPr>
      </w:pPr>
      <w:bookmarkStart w:id="146" w:name="_Toc228709407"/>
      <w:r>
        <w:lastRenderedPageBreak/>
        <w:t>Список</w:t>
      </w:r>
      <w:r w:rsidRPr="002779C4">
        <w:rPr>
          <w:lang w:val="en-US"/>
        </w:rPr>
        <w:t xml:space="preserve"> </w:t>
      </w:r>
      <w:r>
        <w:t>использованной</w:t>
      </w:r>
      <w:r w:rsidRPr="002779C4">
        <w:rPr>
          <w:lang w:val="en-US"/>
        </w:rPr>
        <w:t xml:space="preserve"> </w:t>
      </w:r>
      <w:r>
        <w:t>литературы</w:t>
      </w:r>
      <w:bookmarkEnd w:id="146"/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4C154B">
        <w:rPr>
          <w:lang w:val="en-US"/>
        </w:rPr>
        <w:t xml:space="preserve">Putnam R. D. Bowling Alone: The Collapse and Revival of American Community. </w:t>
      </w:r>
      <w:r w:rsidR="00205B00" w:rsidRPr="004C154B">
        <w:rPr>
          <w:lang w:val="en-US"/>
        </w:rPr>
        <w:t>–</w:t>
      </w:r>
      <w:r w:rsidRPr="004C154B">
        <w:rPr>
          <w:lang w:val="en-US"/>
        </w:rPr>
        <w:t xml:space="preserve"> New York: Simon &amp; Schuster, 2000.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4C154B">
        <w:rPr>
          <w:lang w:val="en-US"/>
        </w:rPr>
        <w:t xml:space="preserve">Knack S., Keefer P. Does Social Capital Have an Economic Payoff? A Cross-Country Investigation // The Quarterly Journal of Economics. </w:t>
      </w:r>
      <w:r w:rsidR="00205B00" w:rsidRPr="004C154B">
        <w:rPr>
          <w:lang w:val="en-US"/>
        </w:rPr>
        <w:t>–</w:t>
      </w:r>
      <w:r w:rsidRPr="004C154B">
        <w:rPr>
          <w:lang w:val="en-US"/>
        </w:rPr>
        <w:t xml:space="preserve"> 1997.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4C154B">
        <w:rPr>
          <w:lang w:val="en-US"/>
        </w:rPr>
        <w:t xml:space="preserve">Fukuyama F. Trust: The Social Virtues and the Creation of Prosperity. </w:t>
      </w:r>
      <w:r w:rsidR="00205B00" w:rsidRPr="004C154B">
        <w:rPr>
          <w:lang w:val="en-US"/>
        </w:rPr>
        <w:t>–</w:t>
      </w:r>
      <w:r w:rsidRPr="004C154B">
        <w:rPr>
          <w:lang w:val="en-US"/>
        </w:rPr>
        <w:t xml:space="preserve"> New York: Free Press, 1995.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4C154B">
        <w:rPr>
          <w:lang w:val="en-US"/>
        </w:rPr>
        <w:t xml:space="preserve">Molina M., </w:t>
      </w:r>
      <w:proofErr w:type="spellStart"/>
      <w:r w:rsidRPr="004C154B">
        <w:rPr>
          <w:lang w:val="en-US"/>
        </w:rPr>
        <w:t>Garip</w:t>
      </w:r>
      <w:proofErr w:type="spellEnd"/>
      <w:r w:rsidRPr="004C154B">
        <w:rPr>
          <w:lang w:val="en-US"/>
        </w:rPr>
        <w:t xml:space="preserve"> F. Machine Learning for Sociology // Annual Review of Sociology. </w:t>
      </w:r>
      <w:r w:rsidR="00205B00" w:rsidRPr="004C154B">
        <w:rPr>
          <w:lang w:val="en-US"/>
        </w:rPr>
        <w:t>–</w:t>
      </w:r>
      <w:r w:rsidRPr="004C154B">
        <w:rPr>
          <w:lang w:val="en-US"/>
        </w:rPr>
        <w:t xml:space="preserve"> 2019.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proofErr w:type="spellStart"/>
      <w:r w:rsidRPr="004C154B">
        <w:rPr>
          <w:lang w:val="en-US"/>
        </w:rPr>
        <w:t>Uslaner</w:t>
      </w:r>
      <w:proofErr w:type="spellEnd"/>
      <w:r w:rsidRPr="004C154B">
        <w:rPr>
          <w:lang w:val="en-US"/>
        </w:rPr>
        <w:t xml:space="preserve"> E. M. The Moral Foundations of Trust. — Cambridge: Cambridge University Press, 2002.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4C154B">
        <w:rPr>
          <w:lang w:val="en-US"/>
        </w:rPr>
        <w:t>Schwartz S. H. An Overview of the Schwartz Theory of Basic Values // Online Readings in Psychology and Culture.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4C154B">
        <w:rPr>
          <w:lang w:val="en-US"/>
        </w:rPr>
        <w:t xml:space="preserve">Hastie T., </w:t>
      </w:r>
      <w:proofErr w:type="spellStart"/>
      <w:r w:rsidRPr="004C154B">
        <w:rPr>
          <w:lang w:val="en-US"/>
        </w:rPr>
        <w:t>Tibshirani</w:t>
      </w:r>
      <w:proofErr w:type="spellEnd"/>
      <w:r w:rsidRPr="004C154B">
        <w:rPr>
          <w:lang w:val="en-US"/>
        </w:rPr>
        <w:t xml:space="preserve"> R., Friedman J. The Elements of Statistical Learning. 2nd ed.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New York: Springer, 2009.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2779C4">
        <w:rPr>
          <w:lang w:val="en-US"/>
        </w:rPr>
        <w:t xml:space="preserve">Chen T., </w:t>
      </w:r>
      <w:proofErr w:type="spellStart"/>
      <w:r w:rsidRPr="002779C4">
        <w:rPr>
          <w:lang w:val="en-US"/>
        </w:rPr>
        <w:t>Guestrin</w:t>
      </w:r>
      <w:proofErr w:type="spellEnd"/>
      <w:r w:rsidRPr="002779C4">
        <w:rPr>
          <w:lang w:val="en-US"/>
        </w:rPr>
        <w:t xml:space="preserve"> C. </w:t>
      </w:r>
      <w:proofErr w:type="spellStart"/>
      <w:r w:rsidRPr="002779C4">
        <w:rPr>
          <w:lang w:val="en-US"/>
        </w:rPr>
        <w:t>XGBoost</w:t>
      </w:r>
      <w:proofErr w:type="spellEnd"/>
      <w:r w:rsidRPr="002779C4">
        <w:rPr>
          <w:lang w:val="en-US"/>
        </w:rPr>
        <w:t xml:space="preserve">: A Scalable Tree Boosting System // Proceedings of the 22nd ACM SIGKDD International Conference on Knowledge Discovery and Data Mining. </w:t>
      </w:r>
      <w:r w:rsidR="009F379D" w:rsidRPr="009F379D">
        <w:rPr>
          <w:lang w:val="en-US"/>
        </w:rPr>
        <w:t>–</w:t>
      </w:r>
      <w:r w:rsidRPr="002779C4">
        <w:rPr>
          <w:lang w:val="en-US"/>
        </w:rPr>
        <w:t xml:space="preserve"> 2016.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2779C4">
        <w:rPr>
          <w:lang w:val="en-US"/>
        </w:rPr>
        <w:t xml:space="preserve">European Social Survey (ESS). ESS Round 9: European Social Survey Round 9 Data (2018). Data file edition 3.3. </w:t>
      </w:r>
      <w:r w:rsidR="009F379D">
        <w:rPr>
          <w:lang w:val="en-US"/>
        </w:rPr>
        <w:t>–</w:t>
      </w:r>
      <w:r w:rsidRPr="002779C4">
        <w:rPr>
          <w:lang w:val="en-US"/>
        </w:rPr>
        <w:t xml:space="preserve"> NSD </w:t>
      </w:r>
      <w:r w:rsidR="009F379D">
        <w:rPr>
          <w:lang w:val="en-US"/>
        </w:rPr>
        <w:t>–</w:t>
      </w:r>
      <w:r w:rsidRPr="002779C4">
        <w:rPr>
          <w:lang w:val="en-US"/>
        </w:rPr>
        <w:t xml:space="preserve"> Norwegian Centre for Research Data, Norway, Data Archive and distributor of ESS data for ESS ERIC. URL: https://www.europeansocialsurvey.org/ (</w:t>
      </w:r>
      <w:r>
        <w:t>дата</w:t>
      </w:r>
      <w:r w:rsidRPr="002779C4">
        <w:rPr>
          <w:lang w:val="en-US"/>
        </w:rPr>
        <w:t xml:space="preserve"> </w:t>
      </w:r>
      <w:r>
        <w:t>обращения</w:t>
      </w:r>
      <w:r w:rsidRPr="002779C4">
        <w:rPr>
          <w:lang w:val="en-US"/>
        </w:rPr>
        <w:t>: 01.03.2026).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4C154B">
        <w:rPr>
          <w:lang w:val="en-US"/>
        </w:rPr>
        <w:t xml:space="preserve">Schwartz S. H. Universals in the Content and Structure of Values: Theoretical Advances and Empirical Tests in 20 Countries // Advances in Experimental Social Psychology.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1992.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4C154B">
        <w:rPr>
          <w:lang w:val="en-US"/>
        </w:rPr>
        <w:t xml:space="preserve">Rothstein B., </w:t>
      </w:r>
      <w:proofErr w:type="spellStart"/>
      <w:r w:rsidRPr="004C154B">
        <w:rPr>
          <w:lang w:val="en-US"/>
        </w:rPr>
        <w:t>Uslaner</w:t>
      </w:r>
      <w:proofErr w:type="spellEnd"/>
      <w:r w:rsidRPr="004C154B">
        <w:rPr>
          <w:lang w:val="en-US"/>
        </w:rPr>
        <w:t xml:space="preserve"> E. M. All for All: Equality, Corruption, and Social Trust // World Politics.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2005.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proofErr w:type="spellStart"/>
      <w:r w:rsidRPr="004C154B">
        <w:rPr>
          <w:lang w:val="en-US"/>
        </w:rPr>
        <w:t>Delhey</w:t>
      </w:r>
      <w:proofErr w:type="spellEnd"/>
      <w:r w:rsidRPr="004C154B">
        <w:rPr>
          <w:lang w:val="en-US"/>
        </w:rPr>
        <w:t xml:space="preserve"> J., Newton K. Predicting Cross-National Levels of Social Trust: Global Pattern or Nordic Exceptionalism? // European Sociological Review.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2005.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4C154B">
        <w:rPr>
          <w:lang w:val="en-US"/>
        </w:rPr>
        <w:t xml:space="preserve">Davidov E., Schmidt P., Schwartz S. H. Bringing Values Back In: The Adequacy of the European Social Survey to Measure Values in 20 Countries // Public Opinion Quarterly.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2008.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4C154B">
        <w:rPr>
          <w:lang w:val="en-US"/>
        </w:rPr>
        <w:lastRenderedPageBreak/>
        <w:t xml:space="preserve">Hox J. J., </w:t>
      </w:r>
      <w:proofErr w:type="spellStart"/>
      <w:r w:rsidRPr="004C154B">
        <w:rPr>
          <w:lang w:val="en-US"/>
        </w:rPr>
        <w:t>Moerbeek</w:t>
      </w:r>
      <w:proofErr w:type="spellEnd"/>
      <w:r w:rsidRPr="004C154B">
        <w:rPr>
          <w:lang w:val="en-US"/>
        </w:rPr>
        <w:t xml:space="preserve"> M., van de </w:t>
      </w:r>
      <w:proofErr w:type="spellStart"/>
      <w:r w:rsidRPr="004C154B">
        <w:rPr>
          <w:lang w:val="en-US"/>
        </w:rPr>
        <w:t>Schoot</w:t>
      </w:r>
      <w:proofErr w:type="spellEnd"/>
      <w:r w:rsidRPr="004C154B">
        <w:rPr>
          <w:lang w:val="en-US"/>
        </w:rPr>
        <w:t xml:space="preserve"> R. Multilevel Analysis: Techniques and Applications. 3rd ed.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New York: Routledge, 2018.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4C154B">
        <w:rPr>
          <w:lang w:val="en-US"/>
        </w:rPr>
        <w:t xml:space="preserve">Lundberg S. M., Lee S.-I. A Unified Approach to Interpreting Model Predictions // Advances in Neural Information Processing Systems.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2017.</w:t>
      </w:r>
    </w:p>
    <w:p w:rsidR="004C154B" w:rsidRP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</w:pPr>
      <w:r w:rsidRPr="004C154B">
        <w:rPr>
          <w:lang w:val="en-US"/>
        </w:rPr>
        <w:t xml:space="preserve">World Bank. GDP per Capita, PPP (Current International $) [Indicator NY.GDP.PCAP.PP.CD] // World Development Indicators.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Washington, DC: World Bank, 2024. </w:t>
      </w:r>
      <w:r>
        <w:t>URL: https://data.worldbank.org/indicator/NY.GDP.PCAP.PP.CD (дата обращения: 15.02.2026).</w:t>
      </w:r>
    </w:p>
    <w:p w:rsidR="004C154B" w:rsidRP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</w:pPr>
      <w:r w:rsidRPr="004C154B">
        <w:rPr>
          <w:lang w:val="en-US"/>
        </w:rPr>
        <w:t xml:space="preserve">World Bank. Gini Index [Indicator SI.POV.GINI] // World Development Indicators.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Washington, DC: World Bank, 2024. </w:t>
      </w:r>
      <w:r>
        <w:t>URL: https://data.worldbank.org/indicator/SI.POV.GINI (дата обращения: 15.02.2026).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4C154B">
        <w:rPr>
          <w:lang w:val="en-US"/>
        </w:rPr>
        <w:t xml:space="preserve">Transparency International. Corruption Perceptions Index 2018.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Berlin: Transparency International, 2019.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24 p. URL: https://www.transparency.org/en/cpi/2018 (</w:t>
      </w:r>
      <w:r>
        <w:t>дата</w:t>
      </w:r>
      <w:r w:rsidRPr="004C154B">
        <w:rPr>
          <w:lang w:val="en-US"/>
        </w:rPr>
        <w:t xml:space="preserve"> </w:t>
      </w:r>
      <w:r>
        <w:t>обращения</w:t>
      </w:r>
      <w:r w:rsidRPr="004C154B">
        <w:rPr>
          <w:lang w:val="en-US"/>
        </w:rPr>
        <w:t>: 15.02.2026).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proofErr w:type="spellStart"/>
      <w:r w:rsidRPr="004C154B">
        <w:rPr>
          <w:lang w:val="en-US"/>
        </w:rPr>
        <w:t>Cieciuch</w:t>
      </w:r>
      <w:proofErr w:type="spellEnd"/>
      <w:r w:rsidRPr="004C154B">
        <w:rPr>
          <w:lang w:val="en-US"/>
        </w:rPr>
        <w:t xml:space="preserve"> J., Davidov E. A Comparison of the Invariance Properties of the PVQ</w:t>
      </w:r>
      <w:r w:rsidR="009F379D" w:rsidRPr="004C154B">
        <w:rPr>
          <w:lang w:val="en-US"/>
        </w:rPr>
        <w:t>-</w:t>
      </w:r>
      <w:r w:rsidRPr="004C154B">
        <w:rPr>
          <w:lang w:val="en-US"/>
        </w:rPr>
        <w:t xml:space="preserve">40 and the PVQ-21 to Measure Human Values Across German and Polish Samples // Survey Research Methods.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2012.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proofErr w:type="spellStart"/>
      <w:r w:rsidRPr="004C154B">
        <w:rPr>
          <w:lang w:val="en-US"/>
        </w:rPr>
        <w:t>Rhemtulla</w:t>
      </w:r>
      <w:proofErr w:type="spellEnd"/>
      <w:r w:rsidRPr="004C154B">
        <w:rPr>
          <w:lang w:val="en-US"/>
        </w:rPr>
        <w:t xml:space="preserve"> M., Brosseau-Liard P. É., </w:t>
      </w:r>
      <w:proofErr w:type="spellStart"/>
      <w:r w:rsidRPr="004C154B">
        <w:rPr>
          <w:lang w:val="en-US"/>
        </w:rPr>
        <w:t>Savalei</w:t>
      </w:r>
      <w:proofErr w:type="spellEnd"/>
      <w:r w:rsidRPr="004C154B">
        <w:rPr>
          <w:lang w:val="en-US"/>
        </w:rPr>
        <w:t xml:space="preserve"> V. When Can Categorical Variables Be Treated as Continuous? A Comparison of Robust Continuous and Categorical SEM Estimation Methods under Suboptimal Conditions // Psychological Methods.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2012.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proofErr w:type="spellStart"/>
      <w:r w:rsidRPr="004C154B">
        <w:rPr>
          <w:lang w:val="en-US"/>
        </w:rPr>
        <w:t>Nannestad</w:t>
      </w:r>
      <w:proofErr w:type="spellEnd"/>
      <w:r w:rsidRPr="004C154B">
        <w:rPr>
          <w:lang w:val="en-US"/>
        </w:rPr>
        <w:t xml:space="preserve"> P. What Have We Learned About Generalized Trust, If Anything? // Annual Review of Political Science.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2008.</w:t>
      </w:r>
    </w:p>
    <w:p w:rsidR="004C154B" w:rsidRDefault="00000000" w:rsidP="004C154B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proofErr w:type="spellStart"/>
      <w:r w:rsidRPr="004C154B">
        <w:rPr>
          <w:lang w:val="en-US"/>
        </w:rPr>
        <w:t>Breiman</w:t>
      </w:r>
      <w:proofErr w:type="spellEnd"/>
      <w:r w:rsidRPr="004C154B">
        <w:rPr>
          <w:lang w:val="en-US"/>
        </w:rPr>
        <w:t xml:space="preserve"> L. Random Forests // Machine Learning. </w:t>
      </w:r>
      <w:r w:rsidR="009F379D" w:rsidRPr="004C154B">
        <w:rPr>
          <w:lang w:val="en-US"/>
        </w:rPr>
        <w:t>–</w:t>
      </w:r>
      <w:r w:rsidRPr="004C154B">
        <w:rPr>
          <w:lang w:val="en-US"/>
        </w:rPr>
        <w:t xml:space="preserve"> 2001.</w:t>
      </w:r>
    </w:p>
    <w:p w:rsidR="004C154B" w:rsidRDefault="00CC7C76" w:rsidP="00E11A25">
      <w:pPr>
        <w:pStyle w:val="a4"/>
        <w:numPr>
          <w:ilvl w:val="0"/>
          <w:numId w:val="6"/>
        </w:numPr>
        <w:spacing w:after="80" w:line="360" w:lineRule="auto"/>
        <w:jc w:val="both"/>
        <w:rPr>
          <w:ins w:id="147" w:author="Даниил Дунаев" w:date="2026-05-03T13:40:00Z"/>
          <w:lang w:val="en-US"/>
        </w:rPr>
      </w:pPr>
      <w:ins w:id="148" w:author="Даниил Дунаев" w:date="2026-05-02T22:29:00Z">
        <w:r w:rsidRPr="004C154B">
          <w:rPr>
            <w:lang w:val="en-US"/>
          </w:rPr>
          <w:t xml:space="preserve">Schwartz, Shalom H.; </w:t>
        </w:r>
        <w:proofErr w:type="spellStart"/>
        <w:r w:rsidRPr="004C154B">
          <w:rPr>
            <w:lang w:val="en-US"/>
          </w:rPr>
          <w:t>Cieciuch</w:t>
        </w:r>
        <w:proofErr w:type="spellEnd"/>
        <w:r w:rsidRPr="004C154B">
          <w:rPr>
            <w:lang w:val="en-US"/>
          </w:rPr>
          <w:t xml:space="preserve">, Jan; </w:t>
        </w:r>
        <w:proofErr w:type="spellStart"/>
        <w:r w:rsidRPr="004C154B">
          <w:rPr>
            <w:lang w:val="en-US"/>
          </w:rPr>
          <w:t>Vecchione</w:t>
        </w:r>
        <w:proofErr w:type="spellEnd"/>
        <w:r w:rsidRPr="004C154B">
          <w:rPr>
            <w:lang w:val="en-US"/>
          </w:rPr>
          <w:t xml:space="preserve">, Michele; Davidov, Eldad; Fischer, Ronald; </w:t>
        </w:r>
        <w:proofErr w:type="spellStart"/>
        <w:r w:rsidRPr="004C154B">
          <w:rPr>
            <w:lang w:val="en-US"/>
          </w:rPr>
          <w:t>Beierlein</w:t>
        </w:r>
        <w:proofErr w:type="spellEnd"/>
        <w:r w:rsidRPr="004C154B">
          <w:rPr>
            <w:lang w:val="en-US"/>
          </w:rPr>
          <w:t xml:space="preserve">, </w:t>
        </w:r>
        <w:proofErr w:type="spellStart"/>
        <w:r w:rsidRPr="004C154B">
          <w:rPr>
            <w:lang w:val="en-US"/>
          </w:rPr>
          <w:t>Constanze</w:t>
        </w:r>
        <w:proofErr w:type="spellEnd"/>
        <w:r w:rsidRPr="004C154B">
          <w:rPr>
            <w:lang w:val="en-US"/>
          </w:rPr>
          <w:t xml:space="preserve">; Ramos, Alice; </w:t>
        </w:r>
        <w:proofErr w:type="spellStart"/>
        <w:r w:rsidRPr="004C154B">
          <w:rPr>
            <w:lang w:val="en-US"/>
          </w:rPr>
          <w:t>Verkasalo</w:t>
        </w:r>
        <w:proofErr w:type="spellEnd"/>
        <w:r w:rsidRPr="004C154B">
          <w:rPr>
            <w:lang w:val="en-US"/>
          </w:rPr>
          <w:t xml:space="preserve">, Markku; </w:t>
        </w:r>
        <w:proofErr w:type="spellStart"/>
        <w:r w:rsidRPr="004C154B">
          <w:rPr>
            <w:lang w:val="en-US"/>
          </w:rPr>
          <w:t>Lönnqvist</w:t>
        </w:r>
        <w:proofErr w:type="spellEnd"/>
        <w:r w:rsidRPr="004C154B">
          <w:rPr>
            <w:lang w:val="en-US"/>
          </w:rPr>
          <w:t xml:space="preserve">, Jan-Erik; </w:t>
        </w:r>
        <w:proofErr w:type="spellStart"/>
        <w:r w:rsidRPr="004C154B">
          <w:rPr>
            <w:lang w:val="en-US"/>
          </w:rPr>
          <w:t>Demirutku</w:t>
        </w:r>
        <w:proofErr w:type="spellEnd"/>
        <w:r w:rsidRPr="004C154B">
          <w:rPr>
            <w:lang w:val="en-US"/>
          </w:rPr>
          <w:t xml:space="preserve">, </w:t>
        </w:r>
        <w:proofErr w:type="spellStart"/>
        <w:r w:rsidRPr="004C154B">
          <w:rPr>
            <w:lang w:val="en-US"/>
          </w:rPr>
          <w:t>Kürşad</w:t>
        </w:r>
        <w:proofErr w:type="spellEnd"/>
        <w:r w:rsidRPr="004C154B">
          <w:rPr>
            <w:lang w:val="en-US"/>
          </w:rPr>
          <w:t xml:space="preserve">; </w:t>
        </w:r>
        <w:proofErr w:type="spellStart"/>
        <w:r w:rsidRPr="004C154B">
          <w:rPr>
            <w:lang w:val="en-US"/>
          </w:rPr>
          <w:t>Dirilen-Gumus</w:t>
        </w:r>
        <w:proofErr w:type="spellEnd"/>
        <w:r w:rsidRPr="004C154B">
          <w:rPr>
            <w:lang w:val="en-US"/>
          </w:rPr>
          <w:t xml:space="preserve">, Özlem; </w:t>
        </w:r>
        <w:proofErr w:type="spellStart"/>
        <w:r w:rsidRPr="004C154B">
          <w:rPr>
            <w:lang w:val="en-US"/>
          </w:rPr>
          <w:t>Konty</w:t>
        </w:r>
        <w:proofErr w:type="spellEnd"/>
        <w:r w:rsidRPr="004C154B">
          <w:rPr>
            <w:lang w:val="en-US"/>
          </w:rPr>
          <w:t xml:space="preserve">, Mark. </w:t>
        </w:r>
      </w:ins>
      <w:ins w:id="149" w:author="Даниил Дунаев" w:date="2026-05-02T22:30:00Z">
        <w:r w:rsidRPr="004C154B">
          <w:rPr>
            <w:lang w:val="en-US"/>
          </w:rPr>
          <w:t xml:space="preserve">// </w:t>
        </w:r>
      </w:ins>
      <w:ins w:id="150" w:author="Даниил Дунаев" w:date="2026-05-02T22:29:00Z">
        <w:r w:rsidRPr="004C154B">
          <w:rPr>
            <w:lang w:val="en-US"/>
          </w:rPr>
          <w:t>Refining the Theory of Basic Individual Values.</w:t>
        </w:r>
      </w:ins>
      <w:ins w:id="151" w:author="Даниил Дунаев" w:date="2026-05-02T22:30:00Z">
        <w:r w:rsidRPr="004C154B">
          <w:rPr>
            <w:lang w:val="en-US"/>
          </w:rPr>
          <w:t xml:space="preserve"> – 2012.</w:t>
        </w:r>
      </w:ins>
    </w:p>
    <w:p w:rsidR="00BC765C" w:rsidRPr="00BC765C" w:rsidRDefault="00BC765C" w:rsidP="00BC765C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proofErr w:type="spellStart"/>
      <w:ins w:id="152" w:author="Даниил Дунаев" w:date="2026-05-03T13:40:00Z">
        <w:r w:rsidRPr="00BC765C">
          <w:rPr>
            <w:lang w:val="en-US"/>
          </w:rPr>
          <w:t>Nannestad</w:t>
        </w:r>
        <w:proofErr w:type="spellEnd"/>
        <w:r w:rsidRPr="00BC765C">
          <w:rPr>
            <w:lang w:val="en-US"/>
          </w:rPr>
          <w:t xml:space="preserve"> P. What Have We Learned About Generalized Trust, If Anything? // Annual Review of Political Science. – 2008.</w:t>
        </w:r>
      </w:ins>
    </w:p>
    <w:sectPr w:rsidR="00BC765C" w:rsidRPr="00BC765C" w:rsidSect="009C672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31CD4"/>
    <w:multiLevelType w:val="hybridMultilevel"/>
    <w:tmpl w:val="67C2E3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B61AF"/>
    <w:multiLevelType w:val="hybridMultilevel"/>
    <w:tmpl w:val="64D26D3C"/>
    <w:lvl w:ilvl="0" w:tplc="011E19C4">
      <w:start w:val="1"/>
      <w:numFmt w:val="bullet"/>
      <w:lvlText w:val="●"/>
      <w:lvlJc w:val="left"/>
      <w:pPr>
        <w:ind w:left="720" w:hanging="360"/>
      </w:pPr>
    </w:lvl>
    <w:lvl w:ilvl="1" w:tplc="C7DE33B8">
      <w:start w:val="1"/>
      <w:numFmt w:val="bullet"/>
      <w:lvlText w:val="○"/>
      <w:lvlJc w:val="left"/>
      <w:pPr>
        <w:ind w:left="1440" w:hanging="360"/>
      </w:pPr>
    </w:lvl>
    <w:lvl w:ilvl="2" w:tplc="647A30A6">
      <w:start w:val="1"/>
      <w:numFmt w:val="bullet"/>
      <w:lvlText w:val="■"/>
      <w:lvlJc w:val="left"/>
      <w:pPr>
        <w:ind w:left="2160" w:hanging="360"/>
      </w:pPr>
    </w:lvl>
    <w:lvl w:ilvl="3" w:tplc="95F08A6C">
      <w:start w:val="1"/>
      <w:numFmt w:val="bullet"/>
      <w:lvlText w:val="●"/>
      <w:lvlJc w:val="left"/>
      <w:pPr>
        <w:ind w:left="2880" w:hanging="360"/>
      </w:pPr>
    </w:lvl>
    <w:lvl w:ilvl="4" w:tplc="EF6241BC">
      <w:start w:val="1"/>
      <w:numFmt w:val="bullet"/>
      <w:lvlText w:val="○"/>
      <w:lvlJc w:val="left"/>
      <w:pPr>
        <w:ind w:left="3600" w:hanging="360"/>
      </w:pPr>
    </w:lvl>
    <w:lvl w:ilvl="5" w:tplc="4094C58A">
      <w:start w:val="1"/>
      <w:numFmt w:val="bullet"/>
      <w:lvlText w:val="■"/>
      <w:lvlJc w:val="left"/>
      <w:pPr>
        <w:ind w:left="4320" w:hanging="360"/>
      </w:pPr>
    </w:lvl>
    <w:lvl w:ilvl="6" w:tplc="F20077A8">
      <w:start w:val="1"/>
      <w:numFmt w:val="bullet"/>
      <w:lvlText w:val="●"/>
      <w:lvlJc w:val="left"/>
      <w:pPr>
        <w:ind w:left="5040" w:hanging="360"/>
      </w:pPr>
    </w:lvl>
    <w:lvl w:ilvl="7" w:tplc="EAB0211C">
      <w:start w:val="1"/>
      <w:numFmt w:val="bullet"/>
      <w:lvlText w:val="●"/>
      <w:lvlJc w:val="left"/>
      <w:pPr>
        <w:ind w:left="5760" w:hanging="360"/>
      </w:pPr>
    </w:lvl>
    <w:lvl w:ilvl="8" w:tplc="8BBAD0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661A72"/>
    <w:multiLevelType w:val="hybridMultilevel"/>
    <w:tmpl w:val="788653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E7897"/>
    <w:multiLevelType w:val="multilevel"/>
    <w:tmpl w:val="9A9281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25B2CD3"/>
    <w:multiLevelType w:val="hybridMultilevel"/>
    <w:tmpl w:val="B1C2D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36354"/>
    <w:multiLevelType w:val="hybridMultilevel"/>
    <w:tmpl w:val="4426D8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8609C"/>
    <w:multiLevelType w:val="hybridMultilevel"/>
    <w:tmpl w:val="2E2A9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F62BFF"/>
    <w:multiLevelType w:val="multilevel"/>
    <w:tmpl w:val="9A9281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E9C7113"/>
    <w:multiLevelType w:val="hybridMultilevel"/>
    <w:tmpl w:val="13DC40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523038">
    <w:abstractNumId w:val="1"/>
    <w:lvlOverride w:ilvl="0">
      <w:startOverride w:val="1"/>
    </w:lvlOverride>
  </w:num>
  <w:num w:numId="2" w16cid:durableId="879047276">
    <w:abstractNumId w:val="4"/>
  </w:num>
  <w:num w:numId="3" w16cid:durableId="301084729">
    <w:abstractNumId w:val="6"/>
  </w:num>
  <w:num w:numId="4" w16cid:durableId="150296358">
    <w:abstractNumId w:val="3"/>
  </w:num>
  <w:num w:numId="5" w16cid:durableId="2017616008">
    <w:abstractNumId w:val="8"/>
  </w:num>
  <w:num w:numId="6" w16cid:durableId="259139936">
    <w:abstractNumId w:val="7"/>
  </w:num>
  <w:num w:numId="7" w16cid:durableId="1859195194">
    <w:abstractNumId w:val="2"/>
  </w:num>
  <w:num w:numId="8" w16cid:durableId="312416841">
    <w:abstractNumId w:val="5"/>
  </w:num>
  <w:num w:numId="9" w16cid:durableId="493038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Даниил Дунаев">
    <w15:presenceInfo w15:providerId="Windows Live" w15:userId="0e79331181e7a12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8F4"/>
    <w:rsid w:val="0005430F"/>
    <w:rsid w:val="0008561A"/>
    <w:rsid w:val="000B5B79"/>
    <w:rsid w:val="000D2002"/>
    <w:rsid w:val="0011722D"/>
    <w:rsid w:val="00146C02"/>
    <w:rsid w:val="00186F64"/>
    <w:rsid w:val="001B4363"/>
    <w:rsid w:val="00205B00"/>
    <w:rsid w:val="00223E95"/>
    <w:rsid w:val="002779C4"/>
    <w:rsid w:val="002859AE"/>
    <w:rsid w:val="0029249E"/>
    <w:rsid w:val="003A54FD"/>
    <w:rsid w:val="003C3BE4"/>
    <w:rsid w:val="003D3A44"/>
    <w:rsid w:val="003E61F3"/>
    <w:rsid w:val="004739DB"/>
    <w:rsid w:val="004C154B"/>
    <w:rsid w:val="004C7BE6"/>
    <w:rsid w:val="004D4B37"/>
    <w:rsid w:val="00500471"/>
    <w:rsid w:val="00532A1C"/>
    <w:rsid w:val="005D6804"/>
    <w:rsid w:val="00751C93"/>
    <w:rsid w:val="00755523"/>
    <w:rsid w:val="00767116"/>
    <w:rsid w:val="0079516B"/>
    <w:rsid w:val="007A6927"/>
    <w:rsid w:val="007C0A1C"/>
    <w:rsid w:val="007C21D2"/>
    <w:rsid w:val="00800395"/>
    <w:rsid w:val="00817B69"/>
    <w:rsid w:val="00856462"/>
    <w:rsid w:val="00885627"/>
    <w:rsid w:val="00921EAD"/>
    <w:rsid w:val="00963158"/>
    <w:rsid w:val="0098190D"/>
    <w:rsid w:val="00996E20"/>
    <w:rsid w:val="009A16E2"/>
    <w:rsid w:val="009C672C"/>
    <w:rsid w:val="009C7588"/>
    <w:rsid w:val="009F379D"/>
    <w:rsid w:val="00A14502"/>
    <w:rsid w:val="00A433E5"/>
    <w:rsid w:val="00AA2DAA"/>
    <w:rsid w:val="00B0677E"/>
    <w:rsid w:val="00B6672D"/>
    <w:rsid w:val="00B92F49"/>
    <w:rsid w:val="00BB2A0A"/>
    <w:rsid w:val="00BC765C"/>
    <w:rsid w:val="00BD6B2B"/>
    <w:rsid w:val="00C54CB0"/>
    <w:rsid w:val="00CC7C76"/>
    <w:rsid w:val="00D0156D"/>
    <w:rsid w:val="00D07D75"/>
    <w:rsid w:val="00D1771B"/>
    <w:rsid w:val="00D608F4"/>
    <w:rsid w:val="00DF0312"/>
    <w:rsid w:val="00E11A25"/>
    <w:rsid w:val="00E140F3"/>
    <w:rsid w:val="00EA2B95"/>
    <w:rsid w:val="00EB36DC"/>
    <w:rsid w:val="00EB6F1E"/>
    <w:rsid w:val="00F537FB"/>
    <w:rsid w:val="00FD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EC8D9"/>
  <w15:docId w15:val="{52650192-59F0-524A-903E-564EDA6A1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312"/>
  </w:style>
  <w:style w:type="paragraph" w:styleId="1">
    <w:name w:val="heading 1"/>
    <w:basedOn w:val="a"/>
    <w:uiPriority w:val="9"/>
    <w:qFormat/>
    <w:rsid w:val="00B92F49"/>
    <w:pPr>
      <w:pageBreakBefore/>
      <w:spacing w:before="240" w:after="240" w:line="360" w:lineRule="auto"/>
      <w:jc w:val="center"/>
      <w:outlineLvl w:val="0"/>
    </w:pPr>
    <w:rPr>
      <w:b/>
      <w:bCs/>
    </w:rPr>
  </w:style>
  <w:style w:type="paragraph" w:styleId="2">
    <w:name w:val="heading 2"/>
    <w:basedOn w:val="a"/>
    <w:uiPriority w:val="9"/>
    <w:unhideWhenUsed/>
    <w:qFormat/>
    <w:rsid w:val="00B92F49"/>
    <w:pPr>
      <w:spacing w:before="160" w:after="120" w:line="360" w:lineRule="auto"/>
      <w:outlineLvl w:val="1"/>
    </w:pPr>
    <w:rPr>
      <w:b/>
      <w:bCs/>
    </w:rPr>
  </w:style>
  <w:style w:type="paragraph" w:styleId="3">
    <w:name w:val="heading 3"/>
    <w:basedOn w:val="a"/>
    <w:uiPriority w:val="9"/>
    <w:unhideWhenUsed/>
    <w:qFormat/>
    <w:rsid w:val="00751C93"/>
    <w:pPr>
      <w:spacing w:before="120" w:after="100" w:line="360" w:lineRule="auto"/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186F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B92F4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E11A25"/>
    <w:pPr>
      <w:tabs>
        <w:tab w:val="right" w:leader="dot" w:pos="9345"/>
      </w:tabs>
      <w:spacing w:before="120"/>
    </w:pPr>
    <w:rPr>
      <w:rFonts w:asciiTheme="minorHAnsi" w:hAnsiTheme="minorHAnsi" w:cs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B92F49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B92F49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B92F4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B92F4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B92F4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B92F4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B92F4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B92F49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e">
    <w:name w:val="Revision"/>
    <w:hidden/>
    <w:uiPriority w:val="99"/>
    <w:semiHidden/>
    <w:rsid w:val="00D17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FD4EE0-AE61-184D-8BB8-C4650F87E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56</Pages>
  <Words>14732</Words>
  <Characters>83978</Characters>
  <Application>Microsoft Office Word</Application>
  <DocSecurity>0</DocSecurity>
  <Lines>699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Ценности и личностные приоритеты граждан Европы</vt:lpstr>
    </vt:vector>
  </TitlesOfParts>
  <Company/>
  <LinksUpToDate>false</LinksUpToDate>
  <CharactersWithSpaces>98513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Ценности и личностные приоритеты граждан Европы</dc:title>
  <dc:creator>Дунаев Д.В.</dc:creator>
  <cp:lastModifiedBy>Даниил Дунаев</cp:lastModifiedBy>
  <cp:revision>11</cp:revision>
  <dcterms:created xsi:type="dcterms:W3CDTF">2026-04-24T16:49:00Z</dcterms:created>
  <dcterms:modified xsi:type="dcterms:W3CDTF">2026-05-05T04:59:00Z</dcterms:modified>
</cp:coreProperties>
</file>